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FC71E" w14:textId="03A2D3DE" w:rsidR="003F2E1B" w:rsidRPr="00CE6C45" w:rsidRDefault="007429C6" w:rsidP="00D82C91">
      <w:pPr>
        <w:jc w:val="center"/>
        <w:rPr>
          <w:rFonts w:ascii="Times New Roman" w:hAnsi="Times New Roman" w:cs="Times New Roman"/>
        </w:rPr>
      </w:pPr>
      <w:r w:rsidRPr="00CE6C45">
        <w:rPr>
          <w:rFonts w:ascii="Times New Roman" w:hAnsi="Times New Roman" w:cs="Times New Roman"/>
        </w:rPr>
        <w:t>Protocolo de revisão sistemática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39"/>
        <w:gridCol w:w="4955"/>
      </w:tblGrid>
      <w:tr w:rsidR="007429C6" w:rsidRPr="00CE6C45" w14:paraId="3EFA1C2E" w14:textId="77777777" w:rsidTr="00E00A0C">
        <w:tc>
          <w:tcPr>
            <w:tcW w:w="3539" w:type="dxa"/>
          </w:tcPr>
          <w:p w14:paraId="0B55F10C" w14:textId="5A2F02EA" w:rsidR="007429C6" w:rsidRPr="00CE6C45" w:rsidRDefault="007429C6">
            <w:pPr>
              <w:rPr>
                <w:rFonts w:ascii="Times New Roman" w:hAnsi="Times New Roman" w:cs="Times New Roman"/>
                <w:b/>
                <w:bCs/>
              </w:rPr>
            </w:pPr>
            <w:r w:rsidRPr="00CE6C45">
              <w:rPr>
                <w:rFonts w:ascii="Times New Roman" w:hAnsi="Times New Roman" w:cs="Times New Roman"/>
                <w:b/>
                <w:bCs/>
              </w:rPr>
              <w:t>Título</w:t>
            </w:r>
          </w:p>
        </w:tc>
        <w:tc>
          <w:tcPr>
            <w:tcW w:w="4955" w:type="dxa"/>
          </w:tcPr>
          <w:p w14:paraId="7B0D0EB4" w14:textId="0C83B83E" w:rsidR="007429C6" w:rsidRPr="00CE6C45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 w:rsidRPr="00AB3732">
              <w:rPr>
                <w:rFonts w:ascii="Times New Roman" w:hAnsi="Times New Roman" w:cs="Times New Roman"/>
              </w:rPr>
              <w:t xml:space="preserve">Influência de estressores </w:t>
            </w:r>
            <w:r w:rsidR="00B71DAA">
              <w:rPr>
                <w:rFonts w:ascii="Times New Roman" w:hAnsi="Times New Roman" w:cs="Times New Roman"/>
              </w:rPr>
              <w:t>físico</w:t>
            </w:r>
            <w:r w:rsidR="00B71DAA" w:rsidRPr="00AB3732">
              <w:rPr>
                <w:rFonts w:ascii="Times New Roman" w:hAnsi="Times New Roman" w:cs="Times New Roman"/>
              </w:rPr>
              <w:t>-químicos</w:t>
            </w:r>
            <w:r w:rsidRPr="00AB3732">
              <w:rPr>
                <w:rFonts w:ascii="Times New Roman" w:hAnsi="Times New Roman" w:cs="Times New Roman"/>
              </w:rPr>
              <w:t xml:space="preserve"> na </w:t>
            </w:r>
            <w:r w:rsidR="00C27BFC">
              <w:rPr>
                <w:rFonts w:ascii="Times New Roman" w:hAnsi="Times New Roman" w:cs="Times New Roman"/>
              </w:rPr>
              <w:t>viabilidade</w:t>
            </w:r>
            <w:r w:rsidR="00C27BFC" w:rsidRPr="00AB3732">
              <w:rPr>
                <w:rFonts w:ascii="Times New Roman" w:hAnsi="Times New Roman" w:cs="Times New Roman"/>
              </w:rPr>
              <w:t xml:space="preserve"> </w:t>
            </w:r>
            <w:r w:rsidRPr="00AB3732">
              <w:rPr>
                <w:rFonts w:ascii="Times New Roman" w:hAnsi="Times New Roman" w:cs="Times New Roman"/>
              </w:rPr>
              <w:t xml:space="preserve">de </w:t>
            </w:r>
            <w:r w:rsidRPr="00AB3732">
              <w:rPr>
                <w:rFonts w:ascii="Times New Roman" w:hAnsi="Times New Roman" w:cs="Times New Roman"/>
                <w:i/>
                <w:iCs/>
              </w:rPr>
              <w:t>Phytophthora spp.</w:t>
            </w:r>
            <w:r w:rsidRPr="00AB3732">
              <w:rPr>
                <w:rFonts w:ascii="Times New Roman" w:hAnsi="Times New Roman" w:cs="Times New Roman"/>
              </w:rPr>
              <w:t>: revisão sistemática</w:t>
            </w:r>
          </w:p>
        </w:tc>
      </w:tr>
      <w:tr w:rsidR="007429C6" w:rsidRPr="00CE6C45" w14:paraId="7FE15585" w14:textId="77777777" w:rsidTr="00E00A0C">
        <w:tc>
          <w:tcPr>
            <w:tcW w:w="3539" w:type="dxa"/>
          </w:tcPr>
          <w:p w14:paraId="1C17F63E" w14:textId="24871095" w:rsidR="007429C6" w:rsidRPr="00CE6C45" w:rsidRDefault="007429C6">
            <w:pPr>
              <w:rPr>
                <w:rFonts w:ascii="Times New Roman" w:hAnsi="Times New Roman" w:cs="Times New Roman"/>
                <w:b/>
                <w:bCs/>
              </w:rPr>
            </w:pPr>
            <w:r w:rsidRPr="00CE6C45">
              <w:rPr>
                <w:rFonts w:ascii="Times New Roman" w:hAnsi="Times New Roman" w:cs="Times New Roman"/>
                <w:b/>
                <w:bCs/>
              </w:rPr>
              <w:t>Pesquisadores</w:t>
            </w:r>
          </w:p>
        </w:tc>
        <w:tc>
          <w:tcPr>
            <w:tcW w:w="4955" w:type="dxa"/>
          </w:tcPr>
          <w:p w14:paraId="5670A5BC" w14:textId="77777777" w:rsidR="007429C6" w:rsidRDefault="007429C6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</w:rPr>
              <w:t>Guilherme Silva Nascimento</w:t>
            </w:r>
          </w:p>
          <w:p w14:paraId="4688126D" w14:textId="504A4A7B" w:rsidR="00C27BFC" w:rsidRPr="00CE6C45" w:rsidRDefault="00C27BFC" w:rsidP="00207E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Ariana Silva Santos</w:t>
            </w:r>
          </w:p>
          <w:p w14:paraId="5E4E60B8" w14:textId="7579DDEB" w:rsidR="007429C6" w:rsidRPr="00CE6C45" w:rsidRDefault="007429C6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</w:rPr>
              <w:t>Karina Peres Gramacho</w:t>
            </w:r>
          </w:p>
        </w:tc>
      </w:tr>
      <w:tr w:rsidR="007429C6" w:rsidRPr="00CE6C45" w14:paraId="46E66AF2" w14:textId="77777777" w:rsidTr="00E00A0C">
        <w:tc>
          <w:tcPr>
            <w:tcW w:w="3539" w:type="dxa"/>
          </w:tcPr>
          <w:p w14:paraId="029AD7FD" w14:textId="6392AD1E" w:rsidR="007429C6" w:rsidRPr="00CE6C45" w:rsidRDefault="007429C6">
            <w:pPr>
              <w:rPr>
                <w:rFonts w:ascii="Times New Roman" w:hAnsi="Times New Roman" w:cs="Times New Roman"/>
                <w:b/>
                <w:bCs/>
              </w:rPr>
            </w:pPr>
            <w:r w:rsidRPr="00CE6C45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  <w:tc>
          <w:tcPr>
            <w:tcW w:w="4955" w:type="dxa"/>
          </w:tcPr>
          <w:p w14:paraId="095CC461" w14:textId="34D3667B" w:rsidR="007429C6" w:rsidRPr="00C27BFC" w:rsidRDefault="00C61003" w:rsidP="00207E0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27BFC">
              <w:rPr>
                <w:rFonts w:ascii="Times New Roman" w:hAnsi="Times New Roman" w:cs="Times New Roman"/>
              </w:rPr>
              <w:t xml:space="preserve">A expansão da área cultivada de cacau, aliada à crescente demanda por amêndoas, tem intensificado o fluxo internacional desse insumo e, consequentemente, a movimentação de seus propágulos associados. Esse cenário amplia a exposição da cadeia produtiva a riscos fitossanitários, especialmente quanto à introdução de patógenos exóticos. Amêndoas importadas podem atuar como veículos de microrganismos, incluindo espécies do gênero </w:t>
            </w:r>
            <w:r w:rsidRPr="00C27BFC">
              <w:rPr>
                <w:rStyle w:val="whitespace-normal"/>
                <w:rFonts w:ascii="Times New Roman" w:eastAsiaTheme="majorEastAsia" w:hAnsi="Times New Roman" w:cs="Times New Roman"/>
                <w:i/>
                <w:iCs/>
              </w:rPr>
              <w:t>Phytophthora</w:t>
            </w:r>
            <w:r w:rsidRPr="00C27BFC">
              <w:rPr>
                <w:rFonts w:ascii="Times New Roman" w:hAnsi="Times New Roman" w:cs="Times New Roman"/>
              </w:rPr>
              <w:t xml:space="preserve">, que, uma vez introduzidas em novas regiões, podem encontrar condições favoráveis para sobrevivência. </w:t>
            </w:r>
            <w:r w:rsidRPr="00C27BFC">
              <w:rPr>
                <w:rFonts w:ascii="Times New Roman" w:hAnsi="Times New Roman" w:cs="Times New Roman"/>
                <w:color w:val="000000" w:themeColor="text1"/>
              </w:rPr>
              <w:t>Nesse contexto, a definição de condições capazes de inativar esses microrganismos é fundamental para o controle e a segurança da cadeia produtiva. No entanto, as evidências sobre os limites letais de sobrevivência dessas espécies, sob diferentes condições físico-químicas (temperatura, pH, disponibilidade de oxigênio e ácidos orgânicos), permanecem dispersas e pouco integradas.</w:t>
            </w:r>
            <w:r w:rsidRPr="00C27BFC" w:rsidDel="00B2607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C27BFC">
              <w:rPr>
                <w:rFonts w:ascii="Times New Roman" w:hAnsi="Times New Roman" w:cs="Times New Roman"/>
              </w:rPr>
              <w:t xml:space="preserve">Diante disso, torna-se necessária uma RS das evidências disponíveis, com foco na identificação das condições que favorecem ou restringem a introdução e o estabelecimento de espécies de </w:t>
            </w:r>
            <w:r w:rsidRPr="00C27BFC">
              <w:rPr>
                <w:rStyle w:val="whitespace-normal"/>
                <w:rFonts w:ascii="Times New Roman" w:hAnsi="Times New Roman" w:cs="Times New Roman"/>
                <w:i/>
                <w:iCs/>
              </w:rPr>
              <w:t>Phytophthora</w:t>
            </w:r>
            <w:r w:rsidRPr="00C27BFC">
              <w:rPr>
                <w:rFonts w:ascii="Times New Roman" w:hAnsi="Times New Roman" w:cs="Times New Roman"/>
              </w:rPr>
              <w:t xml:space="preserve"> no contexto da cadeia do cacau. A consolidação desse conhecimento é fundamental para subsidiar estratégias de vigilância, quarentena e manejo fitossanitário mais robustas, contribuindo para reduzir a probabilidade de disseminação desses patógenos e seus impactos sobre a produção cacaueira nacional.</w:t>
            </w:r>
          </w:p>
        </w:tc>
      </w:tr>
      <w:tr w:rsidR="007429C6" w:rsidRPr="00CE6C45" w14:paraId="6E4462CE" w14:textId="77777777" w:rsidTr="00E00A0C">
        <w:tc>
          <w:tcPr>
            <w:tcW w:w="3539" w:type="dxa"/>
          </w:tcPr>
          <w:p w14:paraId="10A1AF1B" w14:textId="67B9F7FE" w:rsidR="007429C6" w:rsidRPr="00CE6C45" w:rsidRDefault="007429C6">
            <w:pPr>
              <w:rPr>
                <w:rFonts w:ascii="Times New Roman" w:hAnsi="Times New Roman" w:cs="Times New Roman"/>
                <w:b/>
                <w:bCs/>
              </w:rPr>
            </w:pPr>
            <w:r w:rsidRPr="00CE6C45">
              <w:rPr>
                <w:rFonts w:ascii="Times New Roman" w:hAnsi="Times New Roman" w:cs="Times New Roman"/>
                <w:b/>
                <w:bCs/>
              </w:rPr>
              <w:t>Objetivo</w:t>
            </w:r>
          </w:p>
        </w:tc>
        <w:tc>
          <w:tcPr>
            <w:tcW w:w="4955" w:type="dxa"/>
          </w:tcPr>
          <w:p w14:paraId="25C76A43" w14:textId="5DB69D54" w:rsidR="007429C6" w:rsidRPr="00CE6C45" w:rsidRDefault="00D50325" w:rsidP="00207E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Sistematizar </w:t>
            </w:r>
            <w:r w:rsidR="00AB3732" w:rsidRPr="00AB3732">
              <w:rPr>
                <w:rFonts w:ascii="Times New Roman" w:hAnsi="Times New Roman" w:cs="Times New Roman"/>
              </w:rPr>
              <w:t xml:space="preserve">evidências sobre os limites letais de sobrevivência de </w:t>
            </w:r>
            <w:r w:rsidR="00AB3732" w:rsidRPr="00AB3732">
              <w:rPr>
                <w:rFonts w:ascii="Times New Roman" w:hAnsi="Times New Roman" w:cs="Times New Roman"/>
                <w:i/>
                <w:iCs/>
              </w:rPr>
              <w:t>Phytophthora</w:t>
            </w:r>
            <w:r w:rsidR="00AB3732" w:rsidRPr="00AB3732">
              <w:rPr>
                <w:rFonts w:ascii="Times New Roman" w:hAnsi="Times New Roman" w:cs="Times New Roman"/>
              </w:rPr>
              <w:t xml:space="preserve"> spp. sob condições físico-químicas análogas à fermentação do cacau</w:t>
            </w:r>
          </w:p>
        </w:tc>
      </w:tr>
      <w:tr w:rsidR="00AB3732" w:rsidRPr="00CE6C45" w14:paraId="29124234" w14:textId="77777777" w:rsidTr="00E00A0C">
        <w:tc>
          <w:tcPr>
            <w:tcW w:w="3539" w:type="dxa"/>
          </w:tcPr>
          <w:p w14:paraId="3FEACEE3" w14:textId="37C1F809" w:rsidR="00AB3732" w:rsidRPr="00CE6C45" w:rsidRDefault="00AB373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Desenho do estudo</w:t>
            </w:r>
          </w:p>
        </w:tc>
        <w:tc>
          <w:tcPr>
            <w:tcW w:w="4955" w:type="dxa"/>
          </w:tcPr>
          <w:p w14:paraId="2E0FA3F9" w14:textId="336055C6" w:rsidR="00AB3732" w:rsidRPr="00AB3732" w:rsidRDefault="00D50325" w:rsidP="00207E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AB3732" w:rsidRPr="00AB3732">
              <w:rPr>
                <w:rFonts w:ascii="Times New Roman" w:hAnsi="Times New Roman" w:cs="Times New Roman"/>
              </w:rPr>
              <w:t>onforme as recomendações do PRISMA 2020.</w:t>
            </w:r>
          </w:p>
        </w:tc>
      </w:tr>
      <w:tr w:rsidR="00AB3732" w:rsidRPr="00CE6C45" w14:paraId="19C5220D" w14:textId="77777777" w:rsidTr="00E00A0C">
        <w:tc>
          <w:tcPr>
            <w:tcW w:w="3539" w:type="dxa"/>
          </w:tcPr>
          <w:p w14:paraId="6DC1A621" w14:textId="022E662B" w:rsidR="00AB3732" w:rsidRDefault="00AB3732" w:rsidP="00AB373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Estratégia</w:t>
            </w:r>
            <w:r w:rsidR="00D50325">
              <w:rPr>
                <w:rFonts w:ascii="Times New Roman" w:hAnsi="Times New Roman" w:cs="Times New Roman"/>
                <w:b/>
                <w:bCs/>
              </w:rPr>
              <w:t xml:space="preserve"> PICOS</w:t>
            </w:r>
          </w:p>
        </w:tc>
        <w:tc>
          <w:tcPr>
            <w:tcW w:w="4955" w:type="dxa"/>
          </w:tcPr>
          <w:p w14:paraId="4E047620" w14:textId="0782A380" w:rsidR="00AB3732" w:rsidRPr="00476BA2" w:rsidRDefault="00AB3732" w:rsidP="00207E07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76BA2">
              <w:rPr>
                <w:rFonts w:ascii="Times New Roman" w:eastAsia="Times New Roman" w:hAnsi="Symbol" w:cs="Times New Roman"/>
                <w:kern w:val="0"/>
                <w:lang w:eastAsia="pt-BR"/>
                <w14:ligatures w14:val="none"/>
              </w:rPr>
              <w:t></w:t>
            </w:r>
            <w:r w:rsidRPr="00476BA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 </w:t>
            </w:r>
            <w:r w:rsidRPr="00476BA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População:</w:t>
            </w:r>
            <w:r w:rsidRPr="00476BA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  <w:r w:rsidR="00C27BFC" w:rsidRPr="00147458">
              <w:rPr>
                <w:rFonts w:ascii="Times New Roman" w:hAnsi="Times New Roman" w:cs="Times New Roman"/>
              </w:rPr>
              <w:t xml:space="preserve">Espécies do gênero </w:t>
            </w:r>
            <w:r w:rsidR="00C27BFC" w:rsidRPr="005027BD">
              <w:rPr>
                <w:rFonts w:ascii="Times New Roman" w:hAnsi="Times New Roman" w:cs="Times New Roman"/>
                <w:i/>
                <w:iCs/>
              </w:rPr>
              <w:t>Phytophthora</w:t>
            </w:r>
            <w:r w:rsidR="00C27BFC" w:rsidRPr="00147458">
              <w:rPr>
                <w:rFonts w:ascii="Times New Roman" w:hAnsi="Times New Roman" w:cs="Times New Roman"/>
              </w:rPr>
              <w:t xml:space="preserve"> patogênicas ao cacaueiro (</w:t>
            </w:r>
            <w:r w:rsidR="00C27BFC" w:rsidRPr="005027BD">
              <w:rPr>
                <w:rFonts w:ascii="Times New Roman" w:hAnsi="Times New Roman" w:cs="Times New Roman"/>
                <w:i/>
                <w:iCs/>
              </w:rPr>
              <w:t>Theobroma cacao</w:t>
            </w:r>
            <w:r w:rsidR="00C27BFC" w:rsidRPr="00147458">
              <w:rPr>
                <w:rFonts w:ascii="Times New Roman" w:hAnsi="Times New Roman" w:cs="Times New Roman"/>
              </w:rPr>
              <w:t xml:space="preserve">), </w:t>
            </w:r>
            <w:r w:rsidR="00C27BFC">
              <w:rPr>
                <w:rFonts w:ascii="Times New Roman" w:hAnsi="Times New Roman" w:cs="Times New Roman"/>
              </w:rPr>
              <w:t>abrangendo</w:t>
            </w:r>
            <w:r w:rsidR="00C27BFC" w:rsidRPr="00147458">
              <w:rPr>
                <w:rFonts w:ascii="Times New Roman" w:hAnsi="Times New Roman" w:cs="Times New Roman"/>
              </w:rPr>
              <w:t xml:space="preserve"> suas diferentes estruturas biológicas.</w:t>
            </w:r>
          </w:p>
          <w:p w14:paraId="1C348989" w14:textId="031942C0" w:rsidR="00AB3732" w:rsidRPr="00476BA2" w:rsidRDefault="00AB3732" w:rsidP="00207E07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76BA2">
              <w:rPr>
                <w:rFonts w:ascii="Times New Roman" w:eastAsia="Times New Roman" w:hAnsi="Symbol" w:cs="Times New Roman"/>
                <w:kern w:val="0"/>
                <w:lang w:eastAsia="pt-BR"/>
                <w14:ligatures w14:val="none"/>
              </w:rPr>
              <w:t></w:t>
            </w:r>
            <w:r w:rsidRPr="00476BA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 </w:t>
            </w:r>
            <w:r w:rsidR="00D40956" w:rsidRPr="00C27BF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Intervenção</w:t>
            </w:r>
            <w:r w:rsidRPr="00476BA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:</w:t>
            </w:r>
            <w:r w:rsidRPr="00476BA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  <w:r w:rsidR="00C27BFC" w:rsidRPr="00147458">
              <w:rPr>
                <w:rFonts w:ascii="Times New Roman" w:hAnsi="Times New Roman" w:cs="Times New Roman"/>
              </w:rPr>
              <w:t xml:space="preserve">Estressores físico-químicos análogos aos parâmetros da fermentação do cacau </w:t>
            </w:r>
            <w:r w:rsidR="00C27BFC" w:rsidRPr="00147458">
              <w:rPr>
                <w:rFonts w:ascii="Times New Roman" w:hAnsi="Times New Roman" w:cs="Times New Roman"/>
              </w:rPr>
              <w:lastRenderedPageBreak/>
              <w:t>(temperatura, pH, ácidos orgânicos, anaerobiose, CO₂).</w:t>
            </w:r>
          </w:p>
          <w:p w14:paraId="2AC1E3F6" w14:textId="07707F35" w:rsidR="00207E07" w:rsidRDefault="00207E07" w:rsidP="00207E07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76BA2">
              <w:rPr>
                <w:rFonts w:ascii="Times New Roman" w:eastAsia="Times New Roman" w:hAnsi="Symbol" w:cs="Times New Roman"/>
                <w:kern w:val="0"/>
                <w:lang w:eastAsia="pt-BR"/>
                <w14:ligatures w14:val="none"/>
              </w:rPr>
              <w:t></w:t>
            </w:r>
            <w:r w:rsidRPr="00476BA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 </w:t>
            </w:r>
            <w:r w:rsidRPr="00207E07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Comparador</w:t>
            </w:r>
            <w:r w:rsidRPr="00476BA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:</w:t>
            </w:r>
            <w:r w:rsidRPr="00476BA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Condições padrão (controle)</w:t>
            </w:r>
            <w:r w:rsidRPr="00147458">
              <w:rPr>
                <w:rFonts w:ascii="Times New Roman" w:hAnsi="Times New Roman" w:cs="Times New Roman"/>
              </w:rPr>
              <w:t>.</w:t>
            </w:r>
          </w:p>
          <w:p w14:paraId="56AC4EA6" w14:textId="5CE16BA9" w:rsidR="00AB3732" w:rsidRDefault="00AB3732" w:rsidP="00207E07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76BA2">
              <w:rPr>
                <w:rFonts w:ascii="Times New Roman" w:eastAsia="Times New Roman" w:hAnsi="Symbol" w:cs="Times New Roman"/>
                <w:kern w:val="0"/>
                <w:lang w:eastAsia="pt-BR"/>
                <w14:ligatures w14:val="none"/>
              </w:rPr>
              <w:t></w:t>
            </w:r>
            <w:r w:rsidRPr="00476BA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 </w:t>
            </w:r>
            <w:r w:rsidRPr="00476BA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Desfecho:</w:t>
            </w:r>
            <w:r w:rsidRPr="00476BA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  <w:r w:rsidR="00C27BFC" w:rsidRPr="00147458">
              <w:rPr>
                <w:rFonts w:ascii="Times New Roman" w:hAnsi="Times New Roman" w:cs="Times New Roman"/>
              </w:rPr>
              <w:t xml:space="preserve">Determinação dos limites de </w:t>
            </w:r>
            <w:r w:rsidR="00C27BFC">
              <w:rPr>
                <w:rFonts w:ascii="Times New Roman" w:hAnsi="Times New Roman" w:cs="Times New Roman"/>
              </w:rPr>
              <w:t xml:space="preserve">viabilidade </w:t>
            </w:r>
            <w:r w:rsidR="00C27BFC" w:rsidRPr="00147458">
              <w:rPr>
                <w:rFonts w:ascii="Times New Roman" w:hAnsi="Times New Roman" w:cs="Times New Roman"/>
              </w:rPr>
              <w:t>do patógeno.</w:t>
            </w:r>
          </w:p>
          <w:p w14:paraId="390F448A" w14:textId="5EA73A69" w:rsidR="000E538A" w:rsidRPr="00C27BFC" w:rsidRDefault="00C27BFC" w:rsidP="00207E07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76BA2">
              <w:rPr>
                <w:rFonts w:ascii="Times New Roman" w:eastAsia="Times New Roman" w:hAnsi="Symbol" w:cs="Times New Roman"/>
                <w:kern w:val="0"/>
                <w:lang w:eastAsia="pt-BR"/>
                <w14:ligatures w14:val="none"/>
              </w:rPr>
              <w:t></w:t>
            </w:r>
            <w:r w:rsidRPr="00476BA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 </w:t>
            </w:r>
            <w:r w:rsidRPr="00C27BF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Tipo de estudo</w:t>
            </w:r>
            <w:r w:rsidRPr="00476BA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:</w:t>
            </w:r>
            <w:r w:rsidRPr="00476BA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  <w:r w:rsidRPr="00147458">
              <w:rPr>
                <w:rFonts w:ascii="Times New Roman" w:hAnsi="Times New Roman" w:cs="Times New Roman"/>
              </w:rPr>
              <w:t>Estudos experimentais conduzidos em ambiente laboratorial ou em campo.</w:t>
            </w:r>
          </w:p>
        </w:tc>
      </w:tr>
      <w:tr w:rsidR="00AB3732" w:rsidRPr="00CE6C45" w14:paraId="38D9F13F" w14:textId="77777777" w:rsidTr="00E00A0C">
        <w:tc>
          <w:tcPr>
            <w:tcW w:w="3539" w:type="dxa"/>
          </w:tcPr>
          <w:p w14:paraId="508F6A34" w14:textId="73AE3140" w:rsidR="00AB3732" w:rsidRPr="00CE6C45" w:rsidRDefault="00AB3732" w:rsidP="00AB3732">
            <w:pPr>
              <w:rPr>
                <w:rFonts w:ascii="Times New Roman" w:hAnsi="Times New Roman" w:cs="Times New Roman"/>
                <w:b/>
                <w:bCs/>
              </w:rPr>
            </w:pPr>
            <w:r w:rsidRPr="00CE6C45">
              <w:rPr>
                <w:rFonts w:ascii="Times New Roman" w:hAnsi="Times New Roman" w:cs="Times New Roman"/>
                <w:b/>
                <w:bCs/>
              </w:rPr>
              <w:lastRenderedPageBreak/>
              <w:t>Principais perguntas</w:t>
            </w:r>
          </w:p>
        </w:tc>
        <w:tc>
          <w:tcPr>
            <w:tcW w:w="4955" w:type="dxa"/>
          </w:tcPr>
          <w:p w14:paraId="2EDB6CC7" w14:textId="77777777" w:rsidR="000A1496" w:rsidRDefault="000A1496" w:rsidP="00207E07">
            <w:pPr>
              <w:jc w:val="both"/>
              <w:rPr>
                <w:rFonts w:ascii="Times New Roman" w:hAnsi="Times New Roman" w:cs="Times New Roman"/>
              </w:rPr>
            </w:pPr>
            <w:r w:rsidRPr="000A1496">
              <w:rPr>
                <w:rFonts w:ascii="Times New Roman" w:hAnsi="Times New Roman" w:cs="Times New Roman"/>
              </w:rPr>
              <w:t xml:space="preserve">Como se distribui globalmente a produção científica sobre este tema? </w:t>
            </w:r>
          </w:p>
          <w:p w14:paraId="53F3BAA9" w14:textId="77777777" w:rsidR="000A1496" w:rsidRDefault="000A1496" w:rsidP="00207E07">
            <w:pPr>
              <w:jc w:val="both"/>
              <w:rPr>
                <w:rFonts w:ascii="Times New Roman" w:hAnsi="Times New Roman" w:cs="Times New Roman"/>
              </w:rPr>
            </w:pPr>
          </w:p>
          <w:p w14:paraId="28A049E4" w14:textId="689A00B9" w:rsidR="000A1496" w:rsidRDefault="000A1496" w:rsidP="00207E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Quais os grupos de pesquisa ou Instituição pesquisam sobre o tema?</w:t>
            </w:r>
          </w:p>
          <w:p w14:paraId="52272524" w14:textId="77777777" w:rsidR="000A1496" w:rsidRDefault="000A1496" w:rsidP="00207E07">
            <w:pPr>
              <w:jc w:val="both"/>
              <w:rPr>
                <w:rFonts w:ascii="Times New Roman" w:hAnsi="Times New Roman" w:cs="Times New Roman"/>
              </w:rPr>
            </w:pPr>
          </w:p>
          <w:p w14:paraId="73FCBFB2" w14:textId="77777777" w:rsidR="00C27BFC" w:rsidRDefault="00C27BFC" w:rsidP="00207E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Qual a região geográfica dos isolados estudados?</w:t>
            </w:r>
          </w:p>
          <w:p w14:paraId="3D5E4DD2" w14:textId="77777777" w:rsidR="00C27BFC" w:rsidRDefault="00C27BFC" w:rsidP="00207E07">
            <w:pPr>
              <w:jc w:val="both"/>
              <w:rPr>
                <w:rFonts w:ascii="Times New Roman" w:hAnsi="Times New Roman" w:cs="Times New Roman"/>
              </w:rPr>
            </w:pPr>
          </w:p>
          <w:p w14:paraId="32A65101" w14:textId="77777777" w:rsidR="00C27BFC" w:rsidRDefault="00C27BFC" w:rsidP="00207E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Qual região tecidual do hospedeiro foi estudado?</w:t>
            </w:r>
          </w:p>
          <w:p w14:paraId="3A24F9CD" w14:textId="77777777" w:rsidR="00C27BFC" w:rsidRDefault="00C27BFC" w:rsidP="00207E07">
            <w:pPr>
              <w:jc w:val="both"/>
              <w:rPr>
                <w:rFonts w:ascii="Times New Roman" w:hAnsi="Times New Roman" w:cs="Times New Roman"/>
              </w:rPr>
            </w:pPr>
          </w:p>
          <w:p w14:paraId="2AC688E6" w14:textId="33722766" w:rsidR="000A1496" w:rsidRDefault="000A1496" w:rsidP="00207E07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</w:rPr>
              <w:t xml:space="preserve">Quais as principais espécies do gênero </w:t>
            </w:r>
            <w:r w:rsidRPr="00911144">
              <w:rPr>
                <w:rFonts w:ascii="Times New Roman" w:hAnsi="Times New Roman" w:cs="Times New Roman"/>
                <w:i/>
                <w:iCs/>
              </w:rPr>
              <w:t>Phytophthora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 </w:t>
            </w:r>
            <w:r w:rsidRPr="00C61003">
              <w:rPr>
                <w:rFonts w:ascii="Times New Roman" w:hAnsi="Times New Roman" w:cs="Times New Roman"/>
              </w:rPr>
              <w:t>mais estudadas</w:t>
            </w:r>
            <w:r>
              <w:rPr>
                <w:rFonts w:ascii="Times New Roman" w:hAnsi="Times New Roman" w:cs="Times New Roman"/>
                <w:i/>
                <w:iCs/>
              </w:rPr>
              <w:t>?</w:t>
            </w:r>
          </w:p>
          <w:p w14:paraId="39FE5B59" w14:textId="77777777" w:rsidR="000A1496" w:rsidRDefault="000A1496" w:rsidP="00207E07">
            <w:pPr>
              <w:jc w:val="both"/>
              <w:rPr>
                <w:rFonts w:ascii="Times New Roman" w:hAnsi="Times New Roman" w:cs="Times New Roman"/>
              </w:rPr>
            </w:pPr>
          </w:p>
          <w:p w14:paraId="16AE676D" w14:textId="347865A7" w:rsidR="00207E07" w:rsidRPr="00197A1F" w:rsidRDefault="00207E07" w:rsidP="00207E07">
            <w:pPr>
              <w:jc w:val="both"/>
              <w:rPr>
                <w:rFonts w:ascii="Times New Roman" w:hAnsi="Times New Roman" w:cs="Times New Roman"/>
              </w:rPr>
            </w:pPr>
            <w:r w:rsidRPr="00197A1F">
              <w:rPr>
                <w:rFonts w:ascii="Times New Roman" w:hAnsi="Times New Roman" w:cs="Times New Roman"/>
              </w:rPr>
              <w:t>Como diferentes estruturas biológicas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97A1F">
              <w:rPr>
                <w:rFonts w:ascii="Times New Roman" w:hAnsi="Times New Roman" w:cs="Times New Roman"/>
              </w:rPr>
              <w:t xml:space="preserve">respondem aos estressores? </w:t>
            </w:r>
          </w:p>
          <w:p w14:paraId="23F78B8C" w14:textId="77777777" w:rsidR="00197A1F" w:rsidRDefault="00197A1F" w:rsidP="00207E07">
            <w:pPr>
              <w:jc w:val="both"/>
              <w:rPr>
                <w:rFonts w:ascii="Times New Roman" w:hAnsi="Times New Roman" w:cs="Times New Roman"/>
              </w:rPr>
            </w:pPr>
          </w:p>
          <w:p w14:paraId="145F4E5E" w14:textId="337221B7" w:rsidR="00197A1F" w:rsidRPr="00197A1F" w:rsidRDefault="00197A1F" w:rsidP="00207E07">
            <w:pPr>
              <w:jc w:val="both"/>
              <w:rPr>
                <w:rFonts w:ascii="Times New Roman" w:hAnsi="Times New Roman" w:cs="Times New Roman"/>
              </w:rPr>
            </w:pPr>
            <w:r w:rsidRPr="00197A1F">
              <w:rPr>
                <w:rFonts w:ascii="Times New Roman" w:hAnsi="Times New Roman" w:cs="Times New Roman"/>
              </w:rPr>
              <w:t xml:space="preserve">Quais estressores (isolados ou combinados) </w:t>
            </w:r>
            <w:r w:rsidR="00C27BFC">
              <w:rPr>
                <w:rFonts w:ascii="Times New Roman" w:hAnsi="Times New Roman" w:cs="Times New Roman"/>
              </w:rPr>
              <w:t>têm o maior</w:t>
            </w:r>
            <w:r w:rsidRPr="00197A1F">
              <w:rPr>
                <w:rFonts w:ascii="Times New Roman" w:hAnsi="Times New Roman" w:cs="Times New Roman"/>
              </w:rPr>
              <w:t xml:space="preserve"> efeito na redução da viabilidade</w:t>
            </w:r>
            <w:r w:rsidR="00C30E90">
              <w:rPr>
                <w:rFonts w:ascii="Times New Roman" w:hAnsi="Times New Roman" w:cs="Times New Roman"/>
              </w:rPr>
              <w:t xml:space="preserve"> de</w:t>
            </w:r>
            <w:r w:rsidR="00C30E90" w:rsidRPr="00911144">
              <w:rPr>
                <w:rFonts w:ascii="Times New Roman" w:hAnsi="Times New Roman" w:cs="Times New Roman"/>
                <w:i/>
                <w:iCs/>
              </w:rPr>
              <w:t xml:space="preserve"> Phytophthora</w:t>
            </w:r>
            <w:r w:rsidR="00C30E90">
              <w:rPr>
                <w:rFonts w:ascii="Times New Roman" w:hAnsi="Times New Roman" w:cs="Times New Roman"/>
              </w:rPr>
              <w:t xml:space="preserve"> que acometem o cacaueiro</w:t>
            </w:r>
            <w:r w:rsidRPr="00197A1F">
              <w:rPr>
                <w:rFonts w:ascii="Times New Roman" w:hAnsi="Times New Roman" w:cs="Times New Roman"/>
              </w:rPr>
              <w:t xml:space="preserve">? </w:t>
            </w:r>
          </w:p>
          <w:p w14:paraId="4E0406DC" w14:textId="77777777" w:rsidR="00C61003" w:rsidRDefault="00C61003" w:rsidP="00207E07">
            <w:pPr>
              <w:jc w:val="both"/>
              <w:rPr>
                <w:rFonts w:ascii="Times New Roman" w:hAnsi="Times New Roman" w:cs="Times New Roman"/>
              </w:rPr>
            </w:pPr>
          </w:p>
          <w:p w14:paraId="0791C084" w14:textId="77777777" w:rsidR="00207E07" w:rsidRDefault="00207E07" w:rsidP="00207E07">
            <w:pPr>
              <w:jc w:val="both"/>
              <w:rPr>
                <w:rFonts w:ascii="Times New Roman" w:hAnsi="Times New Roman" w:cs="Times New Roman"/>
              </w:rPr>
            </w:pPr>
            <w:r w:rsidRPr="00197A1F">
              <w:rPr>
                <w:rFonts w:ascii="Times New Roman" w:hAnsi="Times New Roman" w:cs="Times New Roman"/>
              </w:rPr>
              <w:t>Existe evidência de efeito sinérgico entre variáveis físico-químicas?</w:t>
            </w:r>
          </w:p>
          <w:p w14:paraId="44FD3EAC" w14:textId="77777777" w:rsidR="00207E07" w:rsidRDefault="00207E07" w:rsidP="00207E07">
            <w:pPr>
              <w:jc w:val="both"/>
              <w:rPr>
                <w:rFonts w:ascii="Times New Roman" w:hAnsi="Times New Roman" w:cs="Times New Roman"/>
              </w:rPr>
            </w:pPr>
          </w:p>
          <w:p w14:paraId="1C05E509" w14:textId="5A47F6EE" w:rsidR="00207E07" w:rsidRDefault="00207E07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</w:rPr>
              <w:t xml:space="preserve">Quais </w:t>
            </w:r>
            <w:r>
              <w:rPr>
                <w:rFonts w:ascii="Times New Roman" w:hAnsi="Times New Roman" w:cs="Times New Roman"/>
              </w:rPr>
              <w:t xml:space="preserve">são </w:t>
            </w:r>
            <w:r w:rsidRPr="00CE6C45">
              <w:rPr>
                <w:rFonts w:ascii="Times New Roman" w:hAnsi="Times New Roman" w:cs="Times New Roman"/>
              </w:rPr>
              <w:t>as diferenças na</w:t>
            </w:r>
            <w:r>
              <w:rPr>
                <w:rFonts w:ascii="Times New Roman" w:hAnsi="Times New Roman" w:cs="Times New Roman"/>
              </w:rPr>
              <w:t>s</w:t>
            </w:r>
            <w:r w:rsidRPr="00CE6C45">
              <w:rPr>
                <w:rFonts w:ascii="Times New Roman" w:hAnsi="Times New Roman" w:cs="Times New Roman"/>
              </w:rPr>
              <w:t xml:space="preserve"> tolerância</w:t>
            </w:r>
            <w:r>
              <w:rPr>
                <w:rFonts w:ascii="Times New Roman" w:hAnsi="Times New Roman" w:cs="Times New Roman"/>
              </w:rPr>
              <w:t>s</w:t>
            </w:r>
            <w:r w:rsidRPr="00CE6C4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físico-químicas entre as </w:t>
            </w:r>
            <w:r w:rsidRPr="00E0603F">
              <w:rPr>
                <w:rFonts w:ascii="Times New Roman" w:hAnsi="Times New Roman" w:cs="Times New Roman"/>
              </w:rPr>
              <w:t xml:space="preserve">estruturas </w:t>
            </w:r>
            <w:r>
              <w:rPr>
                <w:rFonts w:ascii="Times New Roman" w:hAnsi="Times New Roman" w:cs="Times New Roman"/>
              </w:rPr>
              <w:t>biológicas</w:t>
            </w:r>
            <w:r w:rsidRPr="00E0603F">
              <w:rPr>
                <w:rFonts w:ascii="Times New Roman" w:hAnsi="Times New Roman" w:cs="Times New Roman"/>
              </w:rPr>
              <w:t xml:space="preserve"> d</w:t>
            </w:r>
            <w:r>
              <w:rPr>
                <w:rFonts w:ascii="Times New Roman" w:hAnsi="Times New Roman" w:cs="Times New Roman"/>
              </w:rPr>
              <w:t>as</w:t>
            </w:r>
            <w:r w:rsidRPr="00E0603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espécies de </w:t>
            </w:r>
            <w:r w:rsidRPr="00911144">
              <w:rPr>
                <w:rFonts w:ascii="Times New Roman" w:hAnsi="Times New Roman" w:cs="Times New Roman"/>
                <w:i/>
                <w:iCs/>
              </w:rPr>
              <w:t>Phytophthora</w:t>
            </w:r>
            <w:r>
              <w:rPr>
                <w:rFonts w:ascii="Times New Roman" w:hAnsi="Times New Roman" w:cs="Times New Roman"/>
              </w:rPr>
              <w:t xml:space="preserve"> que acometem o cacaueiro</w:t>
            </w:r>
            <w:r w:rsidRPr="00CE6C45">
              <w:rPr>
                <w:rFonts w:ascii="Times New Roman" w:hAnsi="Times New Roman" w:cs="Times New Roman"/>
              </w:rPr>
              <w:t xml:space="preserve">? </w:t>
            </w:r>
          </w:p>
          <w:p w14:paraId="632E8193" w14:textId="77777777" w:rsidR="00207E07" w:rsidRDefault="00207E07" w:rsidP="00207E07">
            <w:pPr>
              <w:jc w:val="both"/>
              <w:rPr>
                <w:rFonts w:ascii="Times New Roman" w:hAnsi="Times New Roman" w:cs="Times New Roman"/>
              </w:rPr>
            </w:pPr>
          </w:p>
          <w:p w14:paraId="4B1E1664" w14:textId="77777777" w:rsidR="00207E07" w:rsidRDefault="00207E07" w:rsidP="00207E07">
            <w:pPr>
              <w:jc w:val="both"/>
              <w:rPr>
                <w:rFonts w:ascii="Times New Roman" w:hAnsi="Times New Roman" w:cs="Times New Roman"/>
              </w:rPr>
            </w:pPr>
            <w:r w:rsidRPr="0037595D">
              <w:rPr>
                <w:rFonts w:ascii="Times New Roman" w:hAnsi="Times New Roman" w:cs="Times New Roman"/>
              </w:rPr>
              <w:t xml:space="preserve">Quais são os limites letais de sobrevivência </w:t>
            </w:r>
            <w:r>
              <w:rPr>
                <w:rFonts w:ascii="Times New Roman" w:hAnsi="Times New Roman" w:cs="Times New Roman"/>
              </w:rPr>
              <w:t xml:space="preserve">das espécies de </w:t>
            </w:r>
            <w:r w:rsidRPr="00911144">
              <w:rPr>
                <w:rFonts w:ascii="Times New Roman" w:hAnsi="Times New Roman" w:cs="Times New Roman"/>
                <w:i/>
                <w:iCs/>
              </w:rPr>
              <w:t>Phytophthora</w:t>
            </w:r>
            <w:r>
              <w:rPr>
                <w:rFonts w:ascii="Times New Roman" w:hAnsi="Times New Roman" w:cs="Times New Roman"/>
              </w:rPr>
              <w:t xml:space="preserve"> que acometem o cacaueiro</w:t>
            </w:r>
            <w:r w:rsidRPr="0037595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sob </w:t>
            </w:r>
            <w:r w:rsidRPr="0037595D">
              <w:rPr>
                <w:rFonts w:ascii="Times New Roman" w:hAnsi="Times New Roman" w:cs="Times New Roman"/>
              </w:rPr>
              <w:t>condições análogas à fermentação do cacau?</w:t>
            </w:r>
          </w:p>
          <w:p w14:paraId="7E087537" w14:textId="77777777" w:rsidR="00207E07" w:rsidRDefault="00207E07" w:rsidP="00207E07">
            <w:pPr>
              <w:jc w:val="both"/>
              <w:rPr>
                <w:rFonts w:ascii="Times New Roman" w:hAnsi="Times New Roman" w:cs="Times New Roman"/>
              </w:rPr>
            </w:pPr>
          </w:p>
          <w:p w14:paraId="28EA1FFD" w14:textId="55B7C956" w:rsidR="00AB3732" w:rsidRPr="00CE6C45" w:rsidRDefault="00207E07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</w:rPr>
              <w:t>Quais etapas e processos da fermentação</w:t>
            </w:r>
            <w:r>
              <w:rPr>
                <w:rFonts w:ascii="Times New Roman" w:hAnsi="Times New Roman" w:cs="Times New Roman"/>
              </w:rPr>
              <w:t xml:space="preserve"> do cacau</w:t>
            </w:r>
            <w:r w:rsidRPr="00CE6C45">
              <w:rPr>
                <w:rFonts w:ascii="Times New Roman" w:hAnsi="Times New Roman" w:cs="Times New Roman"/>
              </w:rPr>
              <w:t xml:space="preserve"> são determinantes na inativação </w:t>
            </w:r>
            <w:r>
              <w:rPr>
                <w:rFonts w:ascii="Times New Roman" w:hAnsi="Times New Roman" w:cs="Times New Roman"/>
              </w:rPr>
              <w:t xml:space="preserve">de espécies de </w:t>
            </w:r>
            <w:r w:rsidRPr="00911144">
              <w:rPr>
                <w:rFonts w:ascii="Times New Roman" w:hAnsi="Times New Roman" w:cs="Times New Roman"/>
                <w:i/>
                <w:iCs/>
              </w:rPr>
              <w:t>Phytophthora</w:t>
            </w:r>
            <w:r>
              <w:rPr>
                <w:rFonts w:ascii="Times New Roman" w:hAnsi="Times New Roman" w:cs="Times New Roman"/>
              </w:rPr>
              <w:t xml:space="preserve"> que acometem o cacaueiro</w:t>
            </w:r>
            <w:r w:rsidRPr="00CE6C45">
              <w:rPr>
                <w:rFonts w:ascii="Times New Roman" w:hAnsi="Times New Roman" w:cs="Times New Roman"/>
              </w:rPr>
              <w:t>?</w:t>
            </w:r>
          </w:p>
        </w:tc>
      </w:tr>
      <w:tr w:rsidR="00AB3732" w:rsidRPr="00CE6C45" w14:paraId="25677328" w14:textId="77777777" w:rsidTr="00E00A0C">
        <w:tc>
          <w:tcPr>
            <w:tcW w:w="3539" w:type="dxa"/>
          </w:tcPr>
          <w:p w14:paraId="1C08CA8A" w14:textId="5E9CB03D" w:rsidR="00AB3732" w:rsidRPr="00CE6C45" w:rsidRDefault="00AB3732" w:rsidP="00AB3732">
            <w:pPr>
              <w:rPr>
                <w:rFonts w:ascii="Times New Roman" w:hAnsi="Times New Roman" w:cs="Times New Roman"/>
                <w:b/>
                <w:bCs/>
              </w:rPr>
            </w:pPr>
            <w:r w:rsidRPr="00CE6C45">
              <w:rPr>
                <w:rFonts w:ascii="Times New Roman" w:hAnsi="Times New Roman" w:cs="Times New Roman"/>
                <w:b/>
                <w:bCs/>
              </w:rPr>
              <w:t>Palavras-chave</w:t>
            </w:r>
          </w:p>
        </w:tc>
        <w:tc>
          <w:tcPr>
            <w:tcW w:w="4955" w:type="dxa"/>
          </w:tcPr>
          <w:p w14:paraId="184EE302" w14:textId="697E1E9C" w:rsidR="00AB3732" w:rsidRPr="00CE6C45" w:rsidRDefault="00207E07" w:rsidP="00207E07">
            <w:pPr>
              <w:jc w:val="both"/>
              <w:rPr>
                <w:rFonts w:ascii="Times New Roman" w:hAnsi="Times New Roman" w:cs="Times New Roman"/>
              </w:rPr>
            </w:pPr>
            <w:r w:rsidRPr="00855356">
              <w:rPr>
                <w:rFonts w:ascii="Times New Roman" w:hAnsi="Times New Roman" w:cs="Times New Roman"/>
              </w:rPr>
              <w:t>Epidemiologia, fitossanidade, tolerância</w:t>
            </w:r>
          </w:p>
        </w:tc>
      </w:tr>
      <w:tr w:rsidR="00AB3732" w:rsidRPr="00C61003" w14:paraId="7A1A2BD5" w14:textId="77777777" w:rsidTr="00E00A0C">
        <w:tc>
          <w:tcPr>
            <w:tcW w:w="3539" w:type="dxa"/>
          </w:tcPr>
          <w:p w14:paraId="7933DF23" w14:textId="3A443C15" w:rsidR="00AB3732" w:rsidRPr="00CE6C45" w:rsidRDefault="00AB3732" w:rsidP="00AB3732">
            <w:pPr>
              <w:rPr>
                <w:rFonts w:ascii="Times New Roman" w:hAnsi="Times New Roman" w:cs="Times New Roman"/>
                <w:b/>
                <w:bCs/>
              </w:rPr>
            </w:pPr>
            <w:r w:rsidRPr="00CE6C45">
              <w:rPr>
                <w:rFonts w:ascii="Times New Roman" w:hAnsi="Times New Roman" w:cs="Times New Roman"/>
                <w:b/>
                <w:bCs/>
              </w:rPr>
              <w:t>Strings</w:t>
            </w:r>
          </w:p>
        </w:tc>
        <w:tc>
          <w:tcPr>
            <w:tcW w:w="4955" w:type="dxa"/>
          </w:tcPr>
          <w:p w14:paraId="46CD56A1" w14:textId="2373C51A" w:rsidR="00C61003" w:rsidRPr="00C61003" w:rsidRDefault="00C61003" w:rsidP="00207E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C61003">
              <w:rPr>
                <w:rFonts w:ascii="Times New Roman" w:hAnsi="Times New Roman" w:cs="Times New Roman"/>
                <w:lang w:val="en-US"/>
              </w:rPr>
              <w:t>( Phytophthora</w:t>
            </w:r>
            <w:proofErr w:type="gramEnd"/>
            <w:r w:rsidRPr="00C61003">
              <w:rPr>
                <w:rFonts w:ascii="Times New Roman" w:hAnsi="Times New Roman" w:cs="Times New Roman"/>
                <w:lang w:val="en-US"/>
              </w:rPr>
              <w:t xml:space="preserve"> ) AND </w:t>
            </w:r>
            <w:proofErr w:type="gramStart"/>
            <w:r w:rsidRPr="00C61003">
              <w:rPr>
                <w:rFonts w:ascii="Times New Roman" w:hAnsi="Times New Roman" w:cs="Times New Roman"/>
                <w:lang w:val="en-US"/>
              </w:rPr>
              <w:t>( cacao</w:t>
            </w:r>
            <w:proofErr w:type="gramEnd"/>
            <w:r w:rsidRPr="00C61003">
              <w:rPr>
                <w:rFonts w:ascii="Times New Roman" w:hAnsi="Times New Roman" w:cs="Times New Roman"/>
                <w:lang w:val="en-US"/>
              </w:rPr>
              <w:t xml:space="preserve"> OR cocoa OR </w:t>
            </w:r>
            <w:proofErr w:type="gramStart"/>
            <w:r w:rsidRPr="00C61003">
              <w:rPr>
                <w:rFonts w:ascii="Times New Roman" w:hAnsi="Times New Roman" w:cs="Times New Roman"/>
                <w:lang w:val="en-US"/>
              </w:rPr>
              <w:t>cacau )</w:t>
            </w:r>
            <w:proofErr w:type="gramEnd"/>
            <w:r w:rsidRPr="00C61003">
              <w:rPr>
                <w:rFonts w:ascii="Times New Roman" w:hAnsi="Times New Roman" w:cs="Times New Roman"/>
                <w:lang w:val="en-US"/>
              </w:rPr>
              <w:t xml:space="preserve"> AND </w:t>
            </w:r>
            <w:proofErr w:type="gramStart"/>
            <w:r w:rsidRPr="00C61003">
              <w:rPr>
                <w:rFonts w:ascii="Times New Roman" w:hAnsi="Times New Roman" w:cs="Times New Roman"/>
                <w:lang w:val="en-US"/>
              </w:rPr>
              <w:t>( surviv</w:t>
            </w:r>
            <w:proofErr w:type="gramEnd"/>
            <w:r w:rsidRPr="00C61003">
              <w:rPr>
                <w:rFonts w:ascii="Times New Roman" w:hAnsi="Times New Roman" w:cs="Times New Roman"/>
                <w:lang w:val="en-US"/>
              </w:rPr>
              <w:t>* OR viabilit* OR inactivat* OR leth* OR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61003">
              <w:rPr>
                <w:rFonts w:ascii="Times New Roman" w:hAnsi="Times New Roman" w:cs="Times New Roman"/>
                <w:lang w:val="en-US"/>
              </w:rPr>
              <w:t>mortalit* OR death OR reduc* OR influenc</w:t>
            </w:r>
            <w:proofErr w:type="gramStart"/>
            <w:r w:rsidRPr="00C61003">
              <w:rPr>
                <w:rFonts w:ascii="Times New Roman" w:hAnsi="Times New Roman" w:cs="Times New Roman"/>
                <w:lang w:val="en-US"/>
              </w:rPr>
              <w:t>* )</w:t>
            </w:r>
            <w:proofErr w:type="gramEnd"/>
            <w:r w:rsidRPr="00C61003">
              <w:rPr>
                <w:rFonts w:ascii="Times New Roman" w:hAnsi="Times New Roman" w:cs="Times New Roman"/>
                <w:lang w:val="en-US"/>
              </w:rPr>
              <w:t xml:space="preserve"> AND </w:t>
            </w:r>
            <w:proofErr w:type="gramStart"/>
            <w:r w:rsidRPr="00C61003">
              <w:rPr>
                <w:rFonts w:ascii="Times New Roman" w:hAnsi="Times New Roman" w:cs="Times New Roman"/>
                <w:lang w:val="en-US"/>
              </w:rPr>
              <w:t>( temperatur</w:t>
            </w:r>
            <w:proofErr w:type="gramEnd"/>
            <w:r w:rsidRPr="00C61003">
              <w:rPr>
                <w:rFonts w:ascii="Times New Roman" w:hAnsi="Times New Roman" w:cs="Times New Roman"/>
                <w:lang w:val="en-US"/>
              </w:rPr>
              <w:t xml:space="preserve">* OR </w:t>
            </w:r>
            <w:proofErr w:type="spellStart"/>
            <w:r w:rsidRPr="00C61003">
              <w:rPr>
                <w:rFonts w:ascii="Times New Roman" w:hAnsi="Times New Roman" w:cs="Times New Roman"/>
                <w:lang w:val="en-US"/>
              </w:rPr>
              <w:t>therm</w:t>
            </w:r>
            <w:proofErr w:type="spellEnd"/>
            <w:r w:rsidRPr="00C61003">
              <w:rPr>
                <w:rFonts w:ascii="Times New Roman" w:hAnsi="Times New Roman" w:cs="Times New Roman"/>
                <w:lang w:val="en-US"/>
              </w:rPr>
              <w:t>* OR heat OR solar* OR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61003">
              <w:rPr>
                <w:rFonts w:ascii="Times New Roman" w:hAnsi="Times New Roman" w:cs="Times New Roman"/>
                <w:lang w:val="en-US"/>
              </w:rPr>
              <w:t xml:space="preserve">compost* OR soil OR </w:t>
            </w:r>
            <w:r w:rsidRPr="00C61003">
              <w:rPr>
                <w:rFonts w:ascii="Times New Roman" w:hAnsi="Times New Roman" w:cs="Times New Roman"/>
                <w:lang w:val="en-US"/>
              </w:rPr>
              <w:lastRenderedPageBreak/>
              <w:t>ferment* OR anaerob* OR acetic* OR lactic OR organic* OR acid* OR pH OR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61003">
              <w:rPr>
                <w:rFonts w:ascii="Times New Roman" w:hAnsi="Times New Roman" w:cs="Times New Roman"/>
                <w:lang w:val="en-US"/>
              </w:rPr>
              <w:t>ethanol OR etilic* OR water OR humid* OR CO2 OR Eh OR ORP OR redox OR oxyd* OR oxyg* OR O2 OR</w:t>
            </w:r>
          </w:p>
          <w:p w14:paraId="560432B5" w14:textId="3C841F0A" w:rsidR="00AB3732" w:rsidRPr="00CE6C45" w:rsidRDefault="00C61003" w:rsidP="00207E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C61003">
              <w:rPr>
                <w:rFonts w:ascii="Times New Roman" w:hAnsi="Times New Roman" w:cs="Times New Roman"/>
                <w:lang w:val="en-US"/>
              </w:rPr>
              <w:t>moisture )</w:t>
            </w:r>
            <w:proofErr w:type="gramEnd"/>
          </w:p>
        </w:tc>
      </w:tr>
      <w:tr w:rsidR="00AB3732" w:rsidRPr="00CE6C45" w14:paraId="3CD075DB" w14:textId="77777777" w:rsidTr="00E00A0C">
        <w:tc>
          <w:tcPr>
            <w:tcW w:w="3539" w:type="dxa"/>
          </w:tcPr>
          <w:p w14:paraId="67805009" w14:textId="564CAAE7" w:rsidR="00AB3732" w:rsidRPr="00CE6C45" w:rsidRDefault="00AB3732" w:rsidP="00AB3732">
            <w:pPr>
              <w:rPr>
                <w:rFonts w:ascii="Times New Roman" w:hAnsi="Times New Roman" w:cs="Times New Roman"/>
                <w:b/>
                <w:bCs/>
              </w:rPr>
            </w:pPr>
            <w:r w:rsidRPr="00CE6C45">
              <w:rPr>
                <w:rFonts w:ascii="Times New Roman" w:hAnsi="Times New Roman" w:cs="Times New Roman"/>
                <w:b/>
                <w:bCs/>
              </w:rPr>
              <w:lastRenderedPageBreak/>
              <w:t>Critério de busca</w:t>
            </w:r>
          </w:p>
        </w:tc>
        <w:tc>
          <w:tcPr>
            <w:tcW w:w="4955" w:type="dxa"/>
          </w:tcPr>
          <w:p w14:paraId="408B588A" w14:textId="56582C9B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</w:rPr>
              <w:t xml:space="preserve">Artigos científicos </w:t>
            </w:r>
            <w:r w:rsidR="00C61003">
              <w:rPr>
                <w:rFonts w:ascii="Times New Roman" w:hAnsi="Times New Roman" w:cs="Times New Roman"/>
              </w:rPr>
              <w:t xml:space="preserve">com dados primários </w:t>
            </w:r>
            <w:r w:rsidRPr="00CE6C45">
              <w:rPr>
                <w:rFonts w:ascii="Times New Roman" w:hAnsi="Times New Roman" w:cs="Times New Roman"/>
              </w:rPr>
              <w:t>indexados em periódicos</w:t>
            </w:r>
            <w:r w:rsidR="00207E07">
              <w:rPr>
                <w:rFonts w:ascii="Times New Roman" w:hAnsi="Times New Roman" w:cs="Times New Roman"/>
              </w:rPr>
              <w:t>.</w:t>
            </w:r>
          </w:p>
        </w:tc>
      </w:tr>
      <w:tr w:rsidR="00AB3732" w:rsidRPr="00CE6C45" w14:paraId="33A7E649" w14:textId="77777777" w:rsidTr="00E00A0C">
        <w:tc>
          <w:tcPr>
            <w:tcW w:w="3539" w:type="dxa"/>
          </w:tcPr>
          <w:p w14:paraId="036D192C" w14:textId="6FEBBE44" w:rsidR="00AB3732" w:rsidRPr="00CE6C45" w:rsidRDefault="00AB3732" w:rsidP="00AB3732">
            <w:pPr>
              <w:rPr>
                <w:rFonts w:ascii="Times New Roman" w:hAnsi="Times New Roman" w:cs="Times New Roman"/>
                <w:b/>
                <w:bCs/>
              </w:rPr>
            </w:pPr>
            <w:r w:rsidRPr="00CE6C45">
              <w:rPr>
                <w:rFonts w:ascii="Times New Roman" w:hAnsi="Times New Roman" w:cs="Times New Roman"/>
                <w:b/>
                <w:bCs/>
              </w:rPr>
              <w:t>Método de pesquisa</w:t>
            </w:r>
          </w:p>
        </w:tc>
        <w:tc>
          <w:tcPr>
            <w:tcW w:w="4955" w:type="dxa"/>
          </w:tcPr>
          <w:p w14:paraId="0B6B6FAD" w14:textId="61B21302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</w:rPr>
              <w:t>Utilização de strings de busca estruturadas, triagem sistemática baseada no protocolo PRISMA e extração de dados padronizada.</w:t>
            </w:r>
          </w:p>
        </w:tc>
      </w:tr>
      <w:tr w:rsidR="00AB3732" w:rsidRPr="00C27BFC" w14:paraId="08183AFE" w14:textId="77777777" w:rsidTr="00E00A0C">
        <w:tc>
          <w:tcPr>
            <w:tcW w:w="3539" w:type="dxa"/>
          </w:tcPr>
          <w:p w14:paraId="1846FF85" w14:textId="03C63257" w:rsidR="00AB3732" w:rsidRPr="00CE6C45" w:rsidRDefault="00AB3732" w:rsidP="00AB3732">
            <w:pPr>
              <w:rPr>
                <w:rFonts w:ascii="Times New Roman" w:hAnsi="Times New Roman" w:cs="Times New Roman"/>
                <w:b/>
                <w:bCs/>
              </w:rPr>
            </w:pPr>
            <w:r w:rsidRPr="00CE6C45">
              <w:rPr>
                <w:rFonts w:ascii="Times New Roman" w:hAnsi="Times New Roman" w:cs="Times New Roman"/>
                <w:b/>
                <w:bCs/>
              </w:rPr>
              <w:t>Base de dados</w:t>
            </w:r>
          </w:p>
        </w:tc>
        <w:tc>
          <w:tcPr>
            <w:tcW w:w="4955" w:type="dxa"/>
          </w:tcPr>
          <w:p w14:paraId="76C53F3F" w14:textId="26436B1B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E6C45">
              <w:rPr>
                <w:rFonts w:ascii="Times New Roman" w:hAnsi="Times New Roman" w:cs="Times New Roman"/>
                <w:lang w:val="en-US"/>
              </w:rPr>
              <w:t xml:space="preserve">Scopus, </w:t>
            </w:r>
            <w:r w:rsidR="00C61003">
              <w:rPr>
                <w:rFonts w:ascii="Times New Roman" w:hAnsi="Times New Roman" w:cs="Times New Roman"/>
                <w:lang w:val="en-US"/>
              </w:rPr>
              <w:t>PubMed</w:t>
            </w:r>
            <w:r w:rsidRPr="00CE6C45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A65835">
              <w:rPr>
                <w:rFonts w:ascii="Times New Roman" w:hAnsi="Times New Roman" w:cs="Times New Roman"/>
                <w:lang w:val="en-US"/>
              </w:rPr>
              <w:t>Web of Science</w:t>
            </w:r>
          </w:p>
        </w:tc>
      </w:tr>
      <w:tr w:rsidR="00AB3732" w:rsidRPr="00CE6C45" w14:paraId="19598643" w14:textId="77777777" w:rsidTr="00E00A0C">
        <w:tc>
          <w:tcPr>
            <w:tcW w:w="3539" w:type="dxa"/>
          </w:tcPr>
          <w:p w14:paraId="354F9821" w14:textId="536E067F" w:rsidR="00AB3732" w:rsidRPr="00CE6C45" w:rsidRDefault="00AB3732" w:rsidP="00AB3732">
            <w:pPr>
              <w:rPr>
                <w:rFonts w:ascii="Times New Roman" w:hAnsi="Times New Roman" w:cs="Times New Roman"/>
                <w:b/>
                <w:bCs/>
              </w:rPr>
            </w:pPr>
            <w:r w:rsidRPr="00CE6C45">
              <w:rPr>
                <w:rFonts w:ascii="Times New Roman" w:hAnsi="Times New Roman" w:cs="Times New Roman"/>
                <w:b/>
                <w:bCs/>
              </w:rPr>
              <w:t>Critérios de inclusão</w:t>
            </w:r>
          </w:p>
        </w:tc>
        <w:tc>
          <w:tcPr>
            <w:tcW w:w="4955" w:type="dxa"/>
          </w:tcPr>
          <w:p w14:paraId="2CEB714F" w14:textId="77777777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</w:rPr>
              <w:t>- Artigos com dados primários;</w:t>
            </w:r>
          </w:p>
          <w:p w14:paraId="5DA74B4F" w14:textId="6ADE0B52" w:rsidR="00AB3732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</w:rPr>
              <w:t xml:space="preserve">- </w:t>
            </w:r>
            <w:r>
              <w:rPr>
                <w:rFonts w:ascii="Times New Roman" w:hAnsi="Times New Roman" w:cs="Times New Roman"/>
              </w:rPr>
              <w:t>Idioma</w:t>
            </w:r>
            <w:r w:rsidR="000012B6">
              <w:rPr>
                <w:rFonts w:ascii="Times New Roman" w:hAnsi="Times New Roman" w:cs="Times New Roman"/>
              </w:rPr>
              <w:t xml:space="preserve"> (Português, Inglês e Espanhol)</w:t>
            </w:r>
            <w:r w:rsidRPr="00CE6C45">
              <w:rPr>
                <w:rFonts w:ascii="Times New Roman" w:hAnsi="Times New Roman" w:cs="Times New Roman"/>
              </w:rPr>
              <w:t xml:space="preserve">;- Artigos que abordem a capacidade de sobrevivência de </w:t>
            </w:r>
            <w:r w:rsidRPr="00CE6C45">
              <w:rPr>
                <w:rFonts w:ascii="Times New Roman" w:hAnsi="Times New Roman" w:cs="Times New Roman"/>
                <w:i/>
                <w:iCs/>
              </w:rPr>
              <w:t xml:space="preserve">Phytophthora </w:t>
            </w:r>
            <w:r w:rsidRPr="00CE6C45">
              <w:rPr>
                <w:rFonts w:ascii="Times New Roman" w:hAnsi="Times New Roman" w:cs="Times New Roman"/>
              </w:rPr>
              <w:t>spp.</w:t>
            </w:r>
            <w:r w:rsidRPr="00CE6C4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E6C45">
              <w:rPr>
                <w:rFonts w:ascii="Times New Roman" w:hAnsi="Times New Roman" w:cs="Times New Roman"/>
              </w:rPr>
              <w:t xml:space="preserve">sob </w:t>
            </w:r>
            <w:r>
              <w:rPr>
                <w:rFonts w:ascii="Times New Roman" w:hAnsi="Times New Roman" w:cs="Times New Roman"/>
              </w:rPr>
              <w:t xml:space="preserve">ao menos um </w:t>
            </w:r>
            <w:r w:rsidR="008F25F3">
              <w:rPr>
                <w:rFonts w:ascii="Times New Roman" w:hAnsi="Times New Roman" w:cs="Times New Roman"/>
              </w:rPr>
              <w:t>estressor físico-químico</w:t>
            </w:r>
            <w:r>
              <w:rPr>
                <w:rFonts w:ascii="Times New Roman" w:hAnsi="Times New Roman" w:cs="Times New Roman"/>
              </w:rPr>
              <w:t>;</w:t>
            </w:r>
            <w:r w:rsidR="00911144">
              <w:rPr>
                <w:rFonts w:ascii="Times New Roman" w:hAnsi="Times New Roman" w:cs="Times New Roman"/>
              </w:rPr>
              <w:br/>
              <w:t xml:space="preserve">- Artigos que abordem espécies de </w:t>
            </w:r>
            <w:r w:rsidR="00911144" w:rsidRPr="00911144">
              <w:rPr>
                <w:rFonts w:ascii="Times New Roman" w:hAnsi="Times New Roman" w:cs="Times New Roman"/>
                <w:i/>
                <w:iCs/>
              </w:rPr>
              <w:t>Phytophthora</w:t>
            </w:r>
            <w:r w:rsidR="00911144">
              <w:rPr>
                <w:rFonts w:ascii="Times New Roman" w:hAnsi="Times New Roman" w:cs="Times New Roman"/>
              </w:rPr>
              <w:t xml:space="preserve"> que acometem o cacaueiro</w:t>
            </w:r>
            <w:r w:rsidR="00552A22">
              <w:rPr>
                <w:rFonts w:ascii="Times New Roman" w:hAnsi="Times New Roman" w:cs="Times New Roman"/>
              </w:rPr>
              <w:t>;</w:t>
            </w:r>
          </w:p>
          <w:p w14:paraId="504D19E7" w14:textId="0721285D" w:rsidR="00552A22" w:rsidRPr="008F25F3" w:rsidRDefault="008F25F3" w:rsidP="00207E07">
            <w:pPr>
              <w:jc w:val="both"/>
              <w:rPr>
                <w:rFonts w:ascii="Times New Roman" w:hAnsi="Times New Roman" w:cs="Times New Roman"/>
              </w:rPr>
            </w:pPr>
            <w:r w:rsidRPr="008F25F3">
              <w:rPr>
                <w:rFonts w:ascii="Times New Roman" w:hAnsi="Times New Roman" w:cs="Times New Roman"/>
              </w:rPr>
              <w:t xml:space="preserve">- </w:t>
            </w:r>
            <w:r w:rsidR="00552A22" w:rsidRPr="008F25F3">
              <w:rPr>
                <w:rFonts w:ascii="Times New Roman" w:hAnsi="Times New Roman" w:cs="Times New Roman"/>
              </w:rPr>
              <w:t xml:space="preserve">Estudos que avaliem </w:t>
            </w:r>
            <w:r w:rsidR="00552A22" w:rsidRPr="00207E07">
              <w:rPr>
                <w:rFonts w:ascii="Times New Roman" w:hAnsi="Times New Roman" w:cs="Times New Roman"/>
              </w:rPr>
              <w:t>sobrevivência</w:t>
            </w:r>
            <w:r w:rsidR="00207E07" w:rsidRPr="00207E07">
              <w:rPr>
                <w:rFonts w:ascii="Times New Roman" w:hAnsi="Times New Roman" w:cs="Times New Roman"/>
              </w:rPr>
              <w:t xml:space="preserve"> ou</w:t>
            </w:r>
            <w:ins w:id="0" w:author="guilherme nascimento" w:date="2026-06-11T21:21:00Z" w16du:dateUtc="2026-06-12T00:21:00Z">
              <w:r w:rsidR="00207E07" w:rsidRPr="00207E07">
                <w:rPr>
                  <w:rFonts w:ascii="Times New Roman" w:hAnsi="Times New Roman" w:cs="Times New Roman"/>
                </w:rPr>
                <w:t xml:space="preserve"> </w:t>
              </w:r>
            </w:ins>
            <w:del w:id="1" w:author="guilherme nascimento" w:date="2026-06-11T21:21:00Z" w16du:dateUtc="2026-06-12T00:21:00Z">
              <w:r w:rsidR="00552A22" w:rsidRPr="00207E07" w:rsidDel="00207E07">
                <w:rPr>
                  <w:rFonts w:ascii="Times New Roman" w:hAnsi="Times New Roman" w:cs="Times New Roman"/>
                </w:rPr>
                <w:delText xml:space="preserve"> </w:delText>
              </w:r>
            </w:del>
            <w:r w:rsidR="00552A22" w:rsidRPr="00207E07">
              <w:rPr>
                <w:rFonts w:ascii="Times New Roman" w:hAnsi="Times New Roman" w:cs="Times New Roman"/>
              </w:rPr>
              <w:t>viabilidade</w:t>
            </w:r>
            <w:r w:rsidR="00207E07" w:rsidRPr="00207E07">
              <w:rPr>
                <w:rFonts w:ascii="Times New Roman" w:hAnsi="Times New Roman" w:cs="Times New Roman"/>
              </w:rPr>
              <w:t>.</w:t>
            </w:r>
          </w:p>
          <w:p w14:paraId="498BF597" w14:textId="2DA906CD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AB3732">
              <w:t xml:space="preserve"> </w:t>
            </w:r>
            <w:r w:rsidR="00911144" w:rsidRPr="00911144">
              <w:rPr>
                <w:rFonts w:ascii="Times New Roman" w:hAnsi="Times New Roman" w:cs="Times New Roman"/>
              </w:rPr>
              <w:t>Estudos experimentais laboratoriais</w:t>
            </w:r>
            <w:r w:rsidR="0049004D">
              <w:rPr>
                <w:rFonts w:ascii="Times New Roman" w:hAnsi="Times New Roman" w:cs="Times New Roman"/>
              </w:rPr>
              <w:t xml:space="preserve"> ou campo</w:t>
            </w:r>
            <w:r w:rsidR="00911144" w:rsidRPr="0091114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B3732" w:rsidRPr="00CE6C45" w14:paraId="73FAC32A" w14:textId="77777777" w:rsidTr="00E00A0C">
        <w:tc>
          <w:tcPr>
            <w:tcW w:w="3539" w:type="dxa"/>
          </w:tcPr>
          <w:p w14:paraId="25E59135" w14:textId="08F8FF7D" w:rsidR="00AB3732" w:rsidRPr="00CE6C45" w:rsidRDefault="00AB3732" w:rsidP="00AB3732">
            <w:pPr>
              <w:rPr>
                <w:rFonts w:ascii="Times New Roman" w:hAnsi="Times New Roman" w:cs="Times New Roman"/>
                <w:b/>
                <w:bCs/>
              </w:rPr>
            </w:pPr>
            <w:r w:rsidRPr="00CE6C45">
              <w:rPr>
                <w:rFonts w:ascii="Times New Roman" w:hAnsi="Times New Roman" w:cs="Times New Roman"/>
                <w:b/>
                <w:bCs/>
              </w:rPr>
              <w:t>Critérios de exclusão</w:t>
            </w:r>
          </w:p>
        </w:tc>
        <w:tc>
          <w:tcPr>
            <w:tcW w:w="4955" w:type="dxa"/>
          </w:tcPr>
          <w:p w14:paraId="1633E904" w14:textId="0C2F7870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</w:rPr>
              <w:t>- Estudos focados apenas em qualidade sensorial ou aroma;</w:t>
            </w:r>
          </w:p>
          <w:p w14:paraId="04BA3F1B" w14:textId="320D62BC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</w:rPr>
              <w:t>- Estudos sem dados microbiológicos;</w:t>
            </w:r>
          </w:p>
          <w:p w14:paraId="7813A534" w14:textId="78794966" w:rsidR="00AB3732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</w:rPr>
              <w:t>- Artigos de revisão;</w:t>
            </w:r>
          </w:p>
          <w:p w14:paraId="68060B7B" w14:textId="59535E53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Estudos fora do gênero </w:t>
            </w:r>
            <w:r w:rsidRPr="00AB3732">
              <w:rPr>
                <w:rFonts w:ascii="Times New Roman" w:hAnsi="Times New Roman" w:cs="Times New Roman"/>
                <w:i/>
                <w:iCs/>
              </w:rPr>
              <w:t>Phytophthora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73C7E8E6" w14:textId="19D9F021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</w:rPr>
              <w:t>- Resumos, anais, capítulos de livro</w:t>
            </w:r>
          </w:p>
          <w:p w14:paraId="730077A4" w14:textId="02967CA1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</w:rPr>
              <w:t>- Estudos de sobrevivência frente a variáveis que não sejam relevantes no processo de fermentação;</w:t>
            </w:r>
          </w:p>
        </w:tc>
      </w:tr>
      <w:tr w:rsidR="00AB3732" w:rsidRPr="00CE6C45" w14:paraId="3DF77E61" w14:textId="77777777" w:rsidTr="00E00A0C">
        <w:tc>
          <w:tcPr>
            <w:tcW w:w="3539" w:type="dxa"/>
          </w:tcPr>
          <w:p w14:paraId="62164E36" w14:textId="65FBCE43" w:rsidR="00AB3732" w:rsidRPr="00CE6C45" w:rsidRDefault="00AB3732" w:rsidP="00AB3732">
            <w:pPr>
              <w:rPr>
                <w:rFonts w:ascii="Times New Roman" w:hAnsi="Times New Roman" w:cs="Times New Roman"/>
                <w:b/>
                <w:bCs/>
              </w:rPr>
            </w:pPr>
            <w:r w:rsidRPr="00CE6C45">
              <w:rPr>
                <w:rFonts w:ascii="Times New Roman" w:hAnsi="Times New Roman" w:cs="Times New Roman"/>
                <w:b/>
                <w:bCs/>
              </w:rPr>
              <w:t>Definição de tipos de estudos</w:t>
            </w:r>
          </w:p>
        </w:tc>
        <w:tc>
          <w:tcPr>
            <w:tcW w:w="4955" w:type="dxa"/>
          </w:tcPr>
          <w:p w14:paraId="0CC35DF0" w14:textId="6E415DF9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</w:rPr>
              <w:t>Baseada nos critérios de inclusão e exclusão</w:t>
            </w:r>
          </w:p>
        </w:tc>
      </w:tr>
      <w:tr w:rsidR="00AB3732" w:rsidRPr="00CE6C45" w14:paraId="608F6F47" w14:textId="77777777" w:rsidTr="00E00A0C">
        <w:tc>
          <w:tcPr>
            <w:tcW w:w="3539" w:type="dxa"/>
          </w:tcPr>
          <w:p w14:paraId="63390393" w14:textId="36AEB9D4" w:rsidR="00AB3732" w:rsidRPr="00CE6C45" w:rsidRDefault="00AB3732" w:rsidP="00AB3732">
            <w:pPr>
              <w:rPr>
                <w:rFonts w:ascii="Times New Roman" w:hAnsi="Times New Roman" w:cs="Times New Roman"/>
                <w:b/>
                <w:bCs/>
              </w:rPr>
            </w:pPr>
            <w:r w:rsidRPr="00CE6C45">
              <w:rPr>
                <w:rFonts w:ascii="Times New Roman" w:hAnsi="Times New Roman" w:cs="Times New Roman"/>
                <w:b/>
                <w:bCs/>
              </w:rPr>
              <w:t>Avaliação da qualidade dos estudos</w:t>
            </w:r>
          </w:p>
        </w:tc>
        <w:tc>
          <w:tcPr>
            <w:tcW w:w="4955" w:type="dxa"/>
          </w:tcPr>
          <w:p w14:paraId="1D4AFB17" w14:textId="06F45526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</w:rPr>
              <w:t>Baseada na metodologia, desenho experimental e resultados dos estudos</w:t>
            </w:r>
          </w:p>
        </w:tc>
      </w:tr>
      <w:tr w:rsidR="00AB3732" w:rsidRPr="00CE6C45" w14:paraId="5CACBEF7" w14:textId="77777777" w:rsidTr="00E00A0C">
        <w:tc>
          <w:tcPr>
            <w:tcW w:w="3539" w:type="dxa"/>
          </w:tcPr>
          <w:p w14:paraId="2F953A63" w14:textId="42B28C78" w:rsidR="00AB3732" w:rsidRPr="00CE6C45" w:rsidRDefault="00AB3732" w:rsidP="00AB3732">
            <w:pPr>
              <w:rPr>
                <w:rFonts w:ascii="Times New Roman" w:hAnsi="Times New Roman" w:cs="Times New Roman"/>
                <w:b/>
                <w:bCs/>
              </w:rPr>
            </w:pPr>
            <w:r w:rsidRPr="00CE6C45">
              <w:rPr>
                <w:rFonts w:ascii="Times New Roman" w:hAnsi="Times New Roman" w:cs="Times New Roman"/>
                <w:b/>
                <w:bCs/>
              </w:rPr>
              <w:t>Seleção inicial dos estudos</w:t>
            </w:r>
          </w:p>
        </w:tc>
        <w:tc>
          <w:tcPr>
            <w:tcW w:w="4955" w:type="dxa"/>
          </w:tcPr>
          <w:p w14:paraId="0AEDB7B1" w14:textId="3F668D4F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CE6C45">
              <w:rPr>
                <w:rFonts w:ascii="Times New Roman" w:hAnsi="Times New Roman" w:cs="Times New Roman"/>
              </w:rPr>
              <w:t>Le</w:t>
            </w:r>
            <w:r>
              <w:rPr>
                <w:rFonts w:ascii="Times New Roman" w:hAnsi="Times New Roman" w:cs="Times New Roman"/>
              </w:rPr>
              <w:t>itura</w:t>
            </w:r>
            <w:r w:rsidRPr="00CE6C4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</w:t>
            </w:r>
            <w:r w:rsidRPr="00CE6C45">
              <w:rPr>
                <w:rFonts w:ascii="Times New Roman" w:hAnsi="Times New Roman" w:cs="Times New Roman"/>
              </w:rPr>
              <w:t>os títulos e resumos</w:t>
            </w:r>
            <w:r>
              <w:rPr>
                <w:rFonts w:ascii="Times New Roman" w:hAnsi="Times New Roman" w:cs="Times New Roman"/>
              </w:rPr>
              <w:t>;</w:t>
            </w:r>
          </w:p>
        </w:tc>
      </w:tr>
      <w:tr w:rsidR="00AB3732" w:rsidRPr="00CE6C45" w14:paraId="4B4C5766" w14:textId="77777777" w:rsidTr="00E00A0C">
        <w:tc>
          <w:tcPr>
            <w:tcW w:w="3539" w:type="dxa"/>
          </w:tcPr>
          <w:p w14:paraId="3BE02005" w14:textId="419A1902" w:rsidR="00AB3732" w:rsidRPr="00CE6C45" w:rsidRDefault="00AB3732" w:rsidP="00AB3732">
            <w:pPr>
              <w:rPr>
                <w:rFonts w:ascii="Times New Roman" w:hAnsi="Times New Roman" w:cs="Times New Roman"/>
                <w:b/>
                <w:bCs/>
              </w:rPr>
            </w:pPr>
            <w:r w:rsidRPr="00CE6C45">
              <w:rPr>
                <w:rFonts w:ascii="Times New Roman" w:hAnsi="Times New Roman" w:cs="Times New Roman"/>
                <w:b/>
                <w:bCs/>
              </w:rPr>
              <w:t>Seleção final dos estudos</w:t>
            </w:r>
          </w:p>
        </w:tc>
        <w:tc>
          <w:tcPr>
            <w:tcW w:w="4955" w:type="dxa"/>
          </w:tcPr>
          <w:p w14:paraId="203924FA" w14:textId="3835FC49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</w:rPr>
              <w:t xml:space="preserve">- </w:t>
            </w:r>
            <w:r w:rsidR="00911144">
              <w:rPr>
                <w:rFonts w:ascii="Times New Roman" w:hAnsi="Times New Roman" w:cs="Times New Roman"/>
              </w:rPr>
              <w:t>Leitura do a</w:t>
            </w:r>
            <w:r w:rsidRPr="00CE6C45">
              <w:rPr>
                <w:rFonts w:ascii="Times New Roman" w:hAnsi="Times New Roman" w:cs="Times New Roman"/>
              </w:rPr>
              <w:t>rtigo completo;</w:t>
            </w:r>
          </w:p>
        </w:tc>
      </w:tr>
      <w:tr w:rsidR="00AB3732" w:rsidRPr="00CE6C45" w14:paraId="4F7F7334" w14:textId="77777777" w:rsidTr="00E00A0C">
        <w:tc>
          <w:tcPr>
            <w:tcW w:w="3539" w:type="dxa"/>
          </w:tcPr>
          <w:p w14:paraId="4631FAAF" w14:textId="7E3B1CFD" w:rsidR="00AB3732" w:rsidRPr="00CE6C45" w:rsidRDefault="00AB3732" w:rsidP="00AB3732">
            <w:pPr>
              <w:rPr>
                <w:rFonts w:ascii="Times New Roman" w:hAnsi="Times New Roman" w:cs="Times New Roman"/>
                <w:b/>
                <w:bCs/>
              </w:rPr>
            </w:pPr>
            <w:r w:rsidRPr="00CE6C45">
              <w:rPr>
                <w:rFonts w:ascii="Times New Roman" w:hAnsi="Times New Roman" w:cs="Times New Roman"/>
                <w:b/>
                <w:bCs/>
              </w:rPr>
              <w:t>Estratégia de extração de dados</w:t>
            </w:r>
          </w:p>
        </w:tc>
        <w:tc>
          <w:tcPr>
            <w:tcW w:w="4955" w:type="dxa"/>
          </w:tcPr>
          <w:p w14:paraId="0CE3385C" w14:textId="46C70FA6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</w:rPr>
              <w:t>- Autor, ano e país</w:t>
            </w:r>
          </w:p>
          <w:p w14:paraId="0C7624E1" w14:textId="496D8560" w:rsidR="00AB3732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</w:rPr>
              <w:t xml:space="preserve">- Tipo de estudo </w:t>
            </w:r>
          </w:p>
          <w:p w14:paraId="42890671" w14:textId="63901D05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Amostra</w:t>
            </w:r>
          </w:p>
          <w:p w14:paraId="3097E30C" w14:textId="2FA0154D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CE6C45">
              <w:rPr>
                <w:rFonts w:ascii="Times New Roman" w:hAnsi="Times New Roman" w:cs="Times New Roman"/>
              </w:rPr>
              <w:t xml:space="preserve">- Espécie de </w:t>
            </w:r>
            <w:r w:rsidRPr="00CE6C45">
              <w:rPr>
                <w:rFonts w:ascii="Times New Roman" w:hAnsi="Times New Roman" w:cs="Times New Roman"/>
                <w:i/>
                <w:iCs/>
              </w:rPr>
              <w:t>Phytophthora</w:t>
            </w:r>
          </w:p>
          <w:p w14:paraId="0A26BDAE" w14:textId="60E7DD53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  <w:i/>
                <w:iCs/>
              </w:rPr>
              <w:t xml:space="preserve">- </w:t>
            </w:r>
            <w:r w:rsidRPr="00CE6C45">
              <w:rPr>
                <w:rFonts w:ascii="Times New Roman" w:hAnsi="Times New Roman" w:cs="Times New Roman"/>
              </w:rPr>
              <w:t>Região geográfica do isolado</w:t>
            </w:r>
          </w:p>
          <w:p w14:paraId="4DEE1E06" w14:textId="7B7B03B0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</w:rPr>
              <w:t xml:space="preserve">- </w:t>
            </w:r>
            <w:r w:rsidR="000E538A">
              <w:rPr>
                <w:rFonts w:ascii="Times New Roman" w:hAnsi="Times New Roman" w:cs="Times New Roman"/>
              </w:rPr>
              <w:t>Tipo de e</w:t>
            </w:r>
            <w:r w:rsidRPr="00CE6C45">
              <w:rPr>
                <w:rFonts w:ascii="Times New Roman" w:hAnsi="Times New Roman" w:cs="Times New Roman"/>
              </w:rPr>
              <w:t>strutura biológica</w:t>
            </w:r>
          </w:p>
          <w:p w14:paraId="566BADB7" w14:textId="09F917A6" w:rsidR="00AB3732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</w:rPr>
              <w:t xml:space="preserve">- Variáveis limitantes aplicadas </w:t>
            </w:r>
          </w:p>
          <w:p w14:paraId="2A039C43" w14:textId="50995170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Tempo de exposição</w:t>
            </w:r>
          </w:p>
          <w:p w14:paraId="5E42EB64" w14:textId="6E11CD42" w:rsidR="00AB3732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</w:rPr>
              <w:t xml:space="preserve">- Evidência de inativação/sobrevivência </w:t>
            </w:r>
          </w:p>
          <w:p w14:paraId="1CCAFF26" w14:textId="008C5D35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Resultados quantitativos</w:t>
            </w:r>
          </w:p>
          <w:p w14:paraId="066AEFD5" w14:textId="432BC0EB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</w:rPr>
            </w:pPr>
            <w:r w:rsidRPr="00CE6C45">
              <w:rPr>
                <w:rFonts w:ascii="Times New Roman" w:hAnsi="Times New Roman" w:cs="Times New Roman"/>
              </w:rPr>
              <w:t xml:space="preserve">- Métrica de viabilidade utilizada </w:t>
            </w:r>
          </w:p>
        </w:tc>
      </w:tr>
      <w:tr w:rsidR="00AB3732" w:rsidRPr="00D14238" w14:paraId="27D7AA58" w14:textId="77777777" w:rsidTr="00E00A0C">
        <w:tc>
          <w:tcPr>
            <w:tcW w:w="3539" w:type="dxa"/>
          </w:tcPr>
          <w:p w14:paraId="29C61E54" w14:textId="7A16E3B8" w:rsidR="00AB3732" w:rsidRPr="00CE6C45" w:rsidRDefault="00AB3732" w:rsidP="00AB373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Avaliação da qualidade metodológica</w:t>
            </w:r>
          </w:p>
        </w:tc>
        <w:tc>
          <w:tcPr>
            <w:tcW w:w="4955" w:type="dxa"/>
          </w:tcPr>
          <w:p w14:paraId="30863623" w14:textId="57B9F26F" w:rsidR="00AB3732" w:rsidRPr="00207E07" w:rsidRDefault="00DE2619" w:rsidP="00207E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Pr="00ED46CA">
              <w:rPr>
                <w:rFonts w:ascii="Times New Roman" w:hAnsi="Times New Roman" w:cs="Times New Roman"/>
              </w:rPr>
              <w:t xml:space="preserve">valiação do risco de viés por meio de </w:t>
            </w:r>
            <w:r w:rsidR="00715E24">
              <w:rPr>
                <w:rFonts w:ascii="Times New Roman" w:hAnsi="Times New Roman" w:cs="Times New Roman"/>
              </w:rPr>
              <w:t>4</w:t>
            </w:r>
            <w:r w:rsidRPr="00ED46CA">
              <w:rPr>
                <w:rFonts w:ascii="Times New Roman" w:hAnsi="Times New Roman" w:cs="Times New Roman"/>
              </w:rPr>
              <w:t xml:space="preserve"> domínios metodológicos: (1) Padronização do inóculo, (2) Monitoramento da exposição, (3) Controles experimentais, (4) Reprodutibilidade e delineamento.</w:t>
            </w:r>
          </w:p>
        </w:tc>
      </w:tr>
      <w:tr w:rsidR="00AB3732" w:rsidRPr="00CE6C45" w14:paraId="3C32D5A4" w14:textId="77777777" w:rsidTr="00E00A0C">
        <w:tc>
          <w:tcPr>
            <w:tcW w:w="3539" w:type="dxa"/>
          </w:tcPr>
          <w:p w14:paraId="27EFE27E" w14:textId="3374C193" w:rsidR="00AB3732" w:rsidRPr="00CE6C45" w:rsidRDefault="00AB3732" w:rsidP="00AB373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Resultados esperados</w:t>
            </w:r>
          </w:p>
        </w:tc>
        <w:tc>
          <w:tcPr>
            <w:tcW w:w="4955" w:type="dxa"/>
          </w:tcPr>
          <w:p w14:paraId="6D4FF5F4" w14:textId="25FF0225" w:rsidR="00AB3732" w:rsidRPr="00AB3732" w:rsidRDefault="00AB3732" w:rsidP="00207E0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Pr="00AB3732">
              <w:rPr>
                <w:rFonts w:ascii="Times New Roman" w:hAnsi="Times New Roman" w:cs="Times New Roman"/>
                <w:color w:val="000000" w:themeColor="text1"/>
              </w:rPr>
              <w:t xml:space="preserve">Temperaturas letais para diferentes espécies de </w:t>
            </w:r>
            <w:r w:rsidRPr="00AB3732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Phytophthora</w:t>
            </w:r>
            <w:r w:rsidRPr="00AB373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2F9B90B9" w14:textId="379A31BD" w:rsidR="00AB3732" w:rsidRPr="00AB3732" w:rsidRDefault="00AB3732" w:rsidP="00207E0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Pr="00AB3732">
              <w:rPr>
                <w:rFonts w:ascii="Times New Roman" w:hAnsi="Times New Roman" w:cs="Times New Roman"/>
                <w:color w:val="000000" w:themeColor="text1"/>
              </w:rPr>
              <w:t xml:space="preserve">Faixas críticas de pH </w:t>
            </w:r>
          </w:p>
          <w:p w14:paraId="7E0BD628" w14:textId="61999C5E" w:rsidR="00AB3732" w:rsidRPr="00AB3732" w:rsidRDefault="00AB3732" w:rsidP="00207E0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Pr="00AB3732">
              <w:rPr>
                <w:rFonts w:ascii="Times New Roman" w:hAnsi="Times New Roman" w:cs="Times New Roman"/>
                <w:color w:val="000000" w:themeColor="text1"/>
              </w:rPr>
              <w:t xml:space="preserve">Efeitos combinados de estressores </w:t>
            </w:r>
          </w:p>
          <w:p w14:paraId="38D0C56E" w14:textId="21CC3EE6" w:rsidR="00AB3732" w:rsidRPr="00CE6C45" w:rsidRDefault="00AB3732" w:rsidP="00207E0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Pr="00AB3732">
              <w:rPr>
                <w:rFonts w:ascii="Times New Roman" w:hAnsi="Times New Roman" w:cs="Times New Roman"/>
                <w:color w:val="000000" w:themeColor="text1"/>
              </w:rPr>
              <w:t>Diferenças entre estruturas do patógeno</w:t>
            </w:r>
          </w:p>
        </w:tc>
      </w:tr>
      <w:tr w:rsidR="00AB3732" w:rsidRPr="00CE6C45" w14:paraId="755B5CBC" w14:textId="77777777" w:rsidTr="00E00A0C">
        <w:tc>
          <w:tcPr>
            <w:tcW w:w="3539" w:type="dxa"/>
          </w:tcPr>
          <w:p w14:paraId="1A58C7DC" w14:textId="09A9A02B" w:rsidR="00AB3732" w:rsidRDefault="00AB3732" w:rsidP="00AB373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Discussão</w:t>
            </w:r>
          </w:p>
        </w:tc>
        <w:tc>
          <w:tcPr>
            <w:tcW w:w="4955" w:type="dxa"/>
          </w:tcPr>
          <w:p w14:paraId="5AF7F413" w14:textId="11C23D3C" w:rsidR="00AB3732" w:rsidRDefault="00AB3732" w:rsidP="00207E0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B3732">
              <w:rPr>
                <w:rFonts w:ascii="Times New Roman" w:hAnsi="Times New Roman" w:cs="Times New Roman"/>
                <w:color w:val="000000" w:themeColor="text1"/>
              </w:rPr>
              <w:t xml:space="preserve">A compreensão dos limites de sobrevivência de </w:t>
            </w:r>
            <w:r w:rsidRPr="00AB3732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Phytophthora</w:t>
            </w:r>
            <w:r w:rsidRPr="00AB3732">
              <w:rPr>
                <w:rFonts w:ascii="Times New Roman" w:hAnsi="Times New Roman" w:cs="Times New Roman"/>
                <w:color w:val="000000" w:themeColor="text1"/>
              </w:rPr>
              <w:t xml:space="preserve"> spp. sob condições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análogas</w:t>
            </w:r>
            <w:r w:rsidRPr="00AB373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Pr="00AB3732">
              <w:rPr>
                <w:rFonts w:ascii="Times New Roman" w:hAnsi="Times New Roman" w:cs="Times New Roman"/>
                <w:color w:val="000000" w:themeColor="text1"/>
              </w:rPr>
              <w:t xml:space="preserve"> fermentação do cacau pode revelar mecanismos naturais de controle do patógeno e contribuir para estratégias de manejo pós-colheita.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AB3732">
              <w:rPr>
                <w:rFonts w:ascii="Times New Roman" w:hAnsi="Times New Roman" w:cs="Times New Roman"/>
                <w:color w:val="000000" w:themeColor="text1"/>
              </w:rPr>
              <w:t>Além disso, a análise integrada dos estressores permitirá avaliar sinergias entre fatores físicos e bioquímicos, frequentemente negligenciadas em estudos isolados.</w:t>
            </w:r>
          </w:p>
        </w:tc>
      </w:tr>
      <w:tr w:rsidR="00AB3732" w:rsidRPr="00CE6C45" w14:paraId="0890BC0E" w14:textId="77777777" w:rsidTr="00E00A0C">
        <w:tc>
          <w:tcPr>
            <w:tcW w:w="3539" w:type="dxa"/>
          </w:tcPr>
          <w:p w14:paraId="04D73B43" w14:textId="593F2518" w:rsidR="00AB3732" w:rsidRDefault="00AB3732" w:rsidP="00AB373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Implicações práticas</w:t>
            </w:r>
          </w:p>
        </w:tc>
        <w:tc>
          <w:tcPr>
            <w:tcW w:w="4955" w:type="dxa"/>
          </w:tcPr>
          <w:p w14:paraId="4EEB0DF2" w14:textId="01D444F9" w:rsidR="00AB3732" w:rsidRPr="00AB3732" w:rsidRDefault="00AB3732" w:rsidP="00207E0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Pr="00AB3732">
              <w:rPr>
                <w:rFonts w:ascii="Times New Roman" w:hAnsi="Times New Roman" w:cs="Times New Roman"/>
                <w:color w:val="000000" w:themeColor="text1"/>
              </w:rPr>
              <w:t xml:space="preserve">Otimização da fermentação como ferramenta de controle fitossanitário </w:t>
            </w:r>
          </w:p>
          <w:p w14:paraId="2A82E13F" w14:textId="360B37D0" w:rsidR="00AB3732" w:rsidRPr="00AB3732" w:rsidRDefault="00AB3732" w:rsidP="00207E0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Pr="00AB3732">
              <w:rPr>
                <w:rFonts w:ascii="Times New Roman" w:hAnsi="Times New Roman" w:cs="Times New Roman"/>
                <w:color w:val="000000" w:themeColor="text1"/>
              </w:rPr>
              <w:t xml:space="preserve">Redução de risco de disseminação de patógenos </w:t>
            </w:r>
          </w:p>
          <w:p w14:paraId="50091C55" w14:textId="14A14C22" w:rsidR="00AB3732" w:rsidRPr="00AB3732" w:rsidRDefault="00AB3732" w:rsidP="00207E0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Pr="00AB3732">
              <w:rPr>
                <w:rFonts w:ascii="Times New Roman" w:hAnsi="Times New Roman" w:cs="Times New Roman"/>
                <w:color w:val="000000" w:themeColor="text1"/>
              </w:rPr>
              <w:t>Subsídio para políticas públicas e protocolos técnicos</w:t>
            </w:r>
          </w:p>
        </w:tc>
      </w:tr>
      <w:tr w:rsidR="00AB3732" w:rsidRPr="00CE6C45" w14:paraId="2919DC6A" w14:textId="77777777" w:rsidTr="00E00A0C">
        <w:tc>
          <w:tcPr>
            <w:tcW w:w="3539" w:type="dxa"/>
          </w:tcPr>
          <w:p w14:paraId="629A6D9E" w14:textId="09FAC1DA" w:rsidR="00AB3732" w:rsidRDefault="00AB3732" w:rsidP="00AB373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Limitações</w:t>
            </w:r>
          </w:p>
        </w:tc>
        <w:tc>
          <w:tcPr>
            <w:tcW w:w="4955" w:type="dxa"/>
          </w:tcPr>
          <w:p w14:paraId="23869E02" w14:textId="14AD107B" w:rsidR="00AB3732" w:rsidRPr="00AB3732" w:rsidRDefault="00AB3732" w:rsidP="00207E07">
            <w:pPr>
              <w:tabs>
                <w:tab w:val="left" w:pos="141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Pr="00AB3732">
              <w:rPr>
                <w:rFonts w:ascii="Times New Roman" w:hAnsi="Times New Roman" w:cs="Times New Roman"/>
                <w:color w:val="000000" w:themeColor="text1"/>
              </w:rPr>
              <w:t xml:space="preserve">Possível heterogeneidade metodológica dos estudos </w:t>
            </w:r>
          </w:p>
          <w:p w14:paraId="7E688046" w14:textId="69F1FBCD" w:rsidR="00AB3732" w:rsidRPr="00AB3732" w:rsidRDefault="00AB3732" w:rsidP="00207E07">
            <w:pPr>
              <w:tabs>
                <w:tab w:val="left" w:pos="141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Pr="00AB3732">
              <w:rPr>
                <w:rFonts w:ascii="Times New Roman" w:hAnsi="Times New Roman" w:cs="Times New Roman"/>
                <w:color w:val="000000" w:themeColor="text1"/>
              </w:rPr>
              <w:t xml:space="preserve">Escassez de dados combinando múltiplos estressores </w:t>
            </w:r>
          </w:p>
          <w:p w14:paraId="596C4181" w14:textId="6EFB7B32" w:rsidR="00AB3732" w:rsidRDefault="00AB3732" w:rsidP="00207E07">
            <w:pPr>
              <w:tabs>
                <w:tab w:val="left" w:pos="141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Pr="00AB3732">
              <w:rPr>
                <w:rFonts w:ascii="Times New Roman" w:hAnsi="Times New Roman" w:cs="Times New Roman"/>
                <w:color w:val="000000" w:themeColor="text1"/>
              </w:rPr>
              <w:t>Predominância de estudos in vitro</w:t>
            </w:r>
          </w:p>
        </w:tc>
      </w:tr>
      <w:tr w:rsidR="00AB3732" w:rsidRPr="00CE6C45" w14:paraId="6B4B9ADF" w14:textId="77777777" w:rsidTr="00E00A0C">
        <w:tc>
          <w:tcPr>
            <w:tcW w:w="3539" w:type="dxa"/>
          </w:tcPr>
          <w:p w14:paraId="1C02B12F" w14:textId="6C8DE567" w:rsidR="00AB3732" w:rsidRDefault="00AB3732" w:rsidP="00AB373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Material suplementar</w:t>
            </w:r>
          </w:p>
        </w:tc>
        <w:tc>
          <w:tcPr>
            <w:tcW w:w="4955" w:type="dxa"/>
          </w:tcPr>
          <w:p w14:paraId="0F05073A" w14:textId="77777777" w:rsidR="00AB3732" w:rsidRDefault="00AB3732" w:rsidP="00207E07">
            <w:pPr>
              <w:tabs>
                <w:tab w:val="left" w:pos="141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Pr="00AB3732">
              <w:rPr>
                <w:rFonts w:ascii="Times New Roman" w:hAnsi="Times New Roman" w:cs="Times New Roman"/>
                <w:color w:val="000000" w:themeColor="text1"/>
              </w:rPr>
              <w:t>Planilha de extração de dados</w:t>
            </w:r>
          </w:p>
          <w:p w14:paraId="2E5418E3" w14:textId="4BE15D15" w:rsidR="00911144" w:rsidRDefault="00911144" w:rsidP="00207E07">
            <w:pPr>
              <w:tabs>
                <w:tab w:val="left" w:pos="1410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- Estratégias completas de busca</w:t>
            </w:r>
          </w:p>
        </w:tc>
      </w:tr>
    </w:tbl>
    <w:p w14:paraId="1348AF63" w14:textId="1FBCCE3D" w:rsidR="00D40123" w:rsidRPr="00D50325" w:rsidRDefault="00D40123"/>
    <w:sectPr w:rsidR="00D40123" w:rsidRPr="00D503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0CFE"/>
    <w:multiLevelType w:val="hybridMultilevel"/>
    <w:tmpl w:val="394A43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D0158"/>
    <w:multiLevelType w:val="hybridMultilevel"/>
    <w:tmpl w:val="851E59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43335"/>
    <w:multiLevelType w:val="hybridMultilevel"/>
    <w:tmpl w:val="885484F4"/>
    <w:lvl w:ilvl="0" w:tplc="E56865D8">
      <w:start w:val="1"/>
      <w:numFmt w:val="decimal"/>
      <w:lvlText w:val="%1."/>
      <w:lvlJc w:val="left"/>
      <w:pPr>
        <w:ind w:left="1020" w:hanging="360"/>
      </w:pPr>
    </w:lvl>
    <w:lvl w:ilvl="1" w:tplc="861A2C70">
      <w:start w:val="1"/>
      <w:numFmt w:val="decimal"/>
      <w:lvlText w:val="%2."/>
      <w:lvlJc w:val="left"/>
      <w:pPr>
        <w:ind w:left="1020" w:hanging="360"/>
      </w:pPr>
    </w:lvl>
    <w:lvl w:ilvl="2" w:tplc="2DF4415A">
      <w:start w:val="1"/>
      <w:numFmt w:val="decimal"/>
      <w:lvlText w:val="%3."/>
      <w:lvlJc w:val="left"/>
      <w:pPr>
        <w:ind w:left="1020" w:hanging="360"/>
      </w:pPr>
    </w:lvl>
    <w:lvl w:ilvl="3" w:tplc="A1605C9E">
      <w:start w:val="1"/>
      <w:numFmt w:val="decimal"/>
      <w:lvlText w:val="%4."/>
      <w:lvlJc w:val="left"/>
      <w:pPr>
        <w:ind w:left="1020" w:hanging="360"/>
      </w:pPr>
    </w:lvl>
    <w:lvl w:ilvl="4" w:tplc="83B668A6">
      <w:start w:val="1"/>
      <w:numFmt w:val="decimal"/>
      <w:lvlText w:val="%5."/>
      <w:lvlJc w:val="left"/>
      <w:pPr>
        <w:ind w:left="1020" w:hanging="360"/>
      </w:pPr>
    </w:lvl>
    <w:lvl w:ilvl="5" w:tplc="33E425C4">
      <w:start w:val="1"/>
      <w:numFmt w:val="decimal"/>
      <w:lvlText w:val="%6."/>
      <w:lvlJc w:val="left"/>
      <w:pPr>
        <w:ind w:left="1020" w:hanging="360"/>
      </w:pPr>
    </w:lvl>
    <w:lvl w:ilvl="6" w:tplc="238AB456">
      <w:start w:val="1"/>
      <w:numFmt w:val="decimal"/>
      <w:lvlText w:val="%7."/>
      <w:lvlJc w:val="left"/>
      <w:pPr>
        <w:ind w:left="1020" w:hanging="360"/>
      </w:pPr>
    </w:lvl>
    <w:lvl w:ilvl="7" w:tplc="D38AF89C">
      <w:start w:val="1"/>
      <w:numFmt w:val="decimal"/>
      <w:lvlText w:val="%8."/>
      <w:lvlJc w:val="left"/>
      <w:pPr>
        <w:ind w:left="1020" w:hanging="360"/>
      </w:pPr>
    </w:lvl>
    <w:lvl w:ilvl="8" w:tplc="34B8E990">
      <w:start w:val="1"/>
      <w:numFmt w:val="decimal"/>
      <w:lvlText w:val="%9."/>
      <w:lvlJc w:val="left"/>
      <w:pPr>
        <w:ind w:left="1020" w:hanging="360"/>
      </w:pPr>
    </w:lvl>
  </w:abstractNum>
  <w:abstractNum w:abstractNumId="3" w15:restartNumberingAfterBreak="0">
    <w:nsid w:val="157138E1"/>
    <w:multiLevelType w:val="multilevel"/>
    <w:tmpl w:val="8660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D2102"/>
    <w:multiLevelType w:val="hybridMultilevel"/>
    <w:tmpl w:val="959891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77954"/>
    <w:multiLevelType w:val="hybridMultilevel"/>
    <w:tmpl w:val="837A71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D0040E"/>
    <w:multiLevelType w:val="hybridMultilevel"/>
    <w:tmpl w:val="8AB81D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2A437C"/>
    <w:multiLevelType w:val="hybridMultilevel"/>
    <w:tmpl w:val="256619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E351AB"/>
    <w:multiLevelType w:val="hybridMultilevel"/>
    <w:tmpl w:val="A03E1C80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E9676F"/>
    <w:multiLevelType w:val="multilevel"/>
    <w:tmpl w:val="A268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215831">
    <w:abstractNumId w:val="1"/>
  </w:num>
  <w:num w:numId="2" w16cid:durableId="1876188488">
    <w:abstractNumId w:val="4"/>
  </w:num>
  <w:num w:numId="3" w16cid:durableId="1551913974">
    <w:abstractNumId w:val="5"/>
  </w:num>
  <w:num w:numId="4" w16cid:durableId="1502937725">
    <w:abstractNumId w:val="7"/>
  </w:num>
  <w:num w:numId="5" w16cid:durableId="1064764592">
    <w:abstractNumId w:val="8"/>
  </w:num>
  <w:num w:numId="6" w16cid:durableId="1914117214">
    <w:abstractNumId w:val="9"/>
  </w:num>
  <w:num w:numId="7" w16cid:durableId="2144034963">
    <w:abstractNumId w:val="3"/>
  </w:num>
  <w:num w:numId="8" w16cid:durableId="1777479256">
    <w:abstractNumId w:val="2"/>
  </w:num>
  <w:num w:numId="9" w16cid:durableId="1016537758">
    <w:abstractNumId w:val="6"/>
  </w:num>
  <w:num w:numId="10" w16cid:durableId="19029347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ilherme nascimento">
    <w15:presenceInfo w15:providerId="Windows Live" w15:userId="ec4c662c5f8670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C6"/>
    <w:rsid w:val="000012B6"/>
    <w:rsid w:val="00035A54"/>
    <w:rsid w:val="00040540"/>
    <w:rsid w:val="000568CB"/>
    <w:rsid w:val="000A1496"/>
    <w:rsid w:val="000E3143"/>
    <w:rsid w:val="000E538A"/>
    <w:rsid w:val="00106791"/>
    <w:rsid w:val="001215CA"/>
    <w:rsid w:val="00132934"/>
    <w:rsid w:val="001845A1"/>
    <w:rsid w:val="00197A1F"/>
    <w:rsid w:val="001D37BA"/>
    <w:rsid w:val="00207E07"/>
    <w:rsid w:val="00212DC4"/>
    <w:rsid w:val="002B0163"/>
    <w:rsid w:val="0037595D"/>
    <w:rsid w:val="00396A00"/>
    <w:rsid w:val="003F2E1B"/>
    <w:rsid w:val="0049004D"/>
    <w:rsid w:val="00547B30"/>
    <w:rsid w:val="00552A22"/>
    <w:rsid w:val="005C16A4"/>
    <w:rsid w:val="005E29BF"/>
    <w:rsid w:val="00686ECA"/>
    <w:rsid w:val="00715E24"/>
    <w:rsid w:val="00722CF6"/>
    <w:rsid w:val="007429C6"/>
    <w:rsid w:val="007A4683"/>
    <w:rsid w:val="0083755E"/>
    <w:rsid w:val="00846198"/>
    <w:rsid w:val="008F25F3"/>
    <w:rsid w:val="008F6B51"/>
    <w:rsid w:val="00911144"/>
    <w:rsid w:val="00933D6F"/>
    <w:rsid w:val="00A351BE"/>
    <w:rsid w:val="00A45B3F"/>
    <w:rsid w:val="00A65835"/>
    <w:rsid w:val="00AB3732"/>
    <w:rsid w:val="00AC1533"/>
    <w:rsid w:val="00B26077"/>
    <w:rsid w:val="00B47406"/>
    <w:rsid w:val="00B71DAA"/>
    <w:rsid w:val="00B930B3"/>
    <w:rsid w:val="00C27BFC"/>
    <w:rsid w:val="00C30E90"/>
    <w:rsid w:val="00C61003"/>
    <w:rsid w:val="00C81624"/>
    <w:rsid w:val="00CE6C45"/>
    <w:rsid w:val="00D07D94"/>
    <w:rsid w:val="00D14238"/>
    <w:rsid w:val="00D40123"/>
    <w:rsid w:val="00D40956"/>
    <w:rsid w:val="00D438CE"/>
    <w:rsid w:val="00D50325"/>
    <w:rsid w:val="00D50EF7"/>
    <w:rsid w:val="00D77B45"/>
    <w:rsid w:val="00D82C91"/>
    <w:rsid w:val="00D90CD4"/>
    <w:rsid w:val="00DE2619"/>
    <w:rsid w:val="00E00A0C"/>
    <w:rsid w:val="00E0603F"/>
    <w:rsid w:val="00EA1E1B"/>
    <w:rsid w:val="00EE290C"/>
    <w:rsid w:val="00FB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DCE75"/>
  <w15:chartTrackingRefBased/>
  <w15:docId w15:val="{D419B045-5385-4127-809F-57C6A11BC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E07"/>
  </w:style>
  <w:style w:type="paragraph" w:styleId="Ttulo1">
    <w:name w:val="heading 1"/>
    <w:basedOn w:val="Normal"/>
    <w:next w:val="Normal"/>
    <w:link w:val="Ttulo1Char"/>
    <w:uiPriority w:val="9"/>
    <w:qFormat/>
    <w:rsid w:val="00742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2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2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2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2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2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2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2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2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2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2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2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29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29C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29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29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29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29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2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2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2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2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2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29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29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29C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2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29C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29C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742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D5032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5032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5032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5032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50325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D50325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49004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9004D"/>
    <w:rPr>
      <w:color w:val="605E5C"/>
      <w:shd w:val="clear" w:color="auto" w:fill="E1DFDD"/>
    </w:rPr>
  </w:style>
  <w:style w:type="character" w:customStyle="1" w:styleId="whitespace-normal">
    <w:name w:val="whitespace-normal"/>
    <w:basedOn w:val="Fontepargpadro"/>
    <w:rsid w:val="00C610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5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1051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nascimento</dc:creator>
  <cp:keywords/>
  <dc:description/>
  <cp:lastModifiedBy>guilherme nascimento</cp:lastModifiedBy>
  <cp:revision>7</cp:revision>
  <dcterms:created xsi:type="dcterms:W3CDTF">2026-05-04T19:22:00Z</dcterms:created>
  <dcterms:modified xsi:type="dcterms:W3CDTF">2026-06-12T00:25:00Z</dcterms:modified>
</cp:coreProperties>
</file>